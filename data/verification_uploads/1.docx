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E062" w14:textId="4FD78FEC" w:rsidR="00DB74A8" w:rsidRPr="00DB74A8" w:rsidRDefault="00DB74A8" w:rsidP="000448B6">
      <w:pPr>
        <w:spacing w:line="360" w:lineRule="auto"/>
        <w:jc w:val="center"/>
      </w:pPr>
      <w:bookmarkStart w:id="0" w:name="_mvmbz882mbur" w:colFirst="0" w:colLast="0"/>
      <w:bookmarkEnd w:id="0"/>
      <w:r>
        <w:rPr>
          <w:noProof/>
        </w:rPr>
        <w:drawing>
          <wp:inline distT="0" distB="0" distL="0" distR="0" wp14:anchorId="1BB934C4" wp14:editId="2B2A097D">
            <wp:extent cx="1885950" cy="1409700"/>
            <wp:effectExtent l="0" t="0" r="0" b="0"/>
            <wp:docPr id="133984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196" name="Picture 2"/>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5950" cy="1409700"/>
                    </a:xfrm>
                    <a:prstGeom prst="rect">
                      <a:avLst/>
                    </a:prstGeom>
                    <a:noFill/>
                    <a:ln>
                      <a:noFill/>
                    </a:ln>
                  </pic:spPr>
                </pic:pic>
              </a:graphicData>
            </a:graphic>
          </wp:inline>
        </w:drawing>
      </w:r>
    </w:p>
    <w:p w14:paraId="479214DD" w14:textId="77777777" w:rsidR="00DB74A8" w:rsidRPr="00DB74A8" w:rsidRDefault="00DB74A8" w:rsidP="000448B6">
      <w:pPr>
        <w:spacing w:line="360" w:lineRule="auto"/>
        <w:jc w:val="center"/>
        <w:rPr>
          <w:b/>
          <w:bCs/>
          <w:color w:val="000000" w:themeColor="text1"/>
        </w:rPr>
      </w:pPr>
      <w:r>
        <w:rPr>
          <w:b/>
          <w:bCs/>
          <w:color w:val="000000" w:themeColor="text1"/>
        </w:rPr>
        <w:t>TOPIC</w:t>
      </w:r>
    </w:p>
    <w:p w14:paraId="4A374650" w14:textId="77777777" w:rsidR="00DB74A8" w:rsidRPr="00DB74A8" w:rsidRDefault="00DB74A8" w:rsidP="000448B6">
      <w:pPr>
        <w:spacing w:line="360" w:lineRule="auto"/>
        <w:jc w:val="center"/>
        <w:rPr>
          <w:b/>
          <w:bCs/>
          <w:color w:val="000000" w:themeColor="text1"/>
        </w:rPr>
      </w:pPr>
      <w:r>
        <w:rPr>
          <w:b/>
          <w:bCs/>
          <w:color w:val="000000" w:themeColor="text1"/>
        </w:rPr>
        <w:t>INTEGRATING GENERATIVE AI IN SOFTWARE DEVELOPMENT</w:t>
      </w:r>
    </w:p>
    <w:p w14:paraId="459157B5" w14:textId="77777777" w:rsidR="00DB74A8" w:rsidRPr="00DB74A8" w:rsidRDefault="00DB74A8" w:rsidP="000448B6">
      <w:pPr>
        <w:spacing w:line="360" w:lineRule="auto"/>
        <w:jc w:val="center"/>
        <w:rPr>
          <w:b/>
          <w:bCs/>
          <w:color w:val="000000" w:themeColor="text1"/>
        </w:rPr>
      </w:pPr>
      <w:r>
        <w:rPr>
          <w:b/>
          <w:bCs/>
          <w:color w:val="000000" w:themeColor="text1"/>
        </w:rPr>
        <w:t>By</w:t>
        <w:br/>
        <w:t>Graham Kenneth Katana</w:t>
        <w:br/>
        <w:t>Student Number: 18007822</w:t>
      </w:r>
    </w:p>
    <w:p w14:paraId="73DEA320" w14:textId="77777777" w:rsidR="00DB74A8" w:rsidRPr="00DB74A8" w:rsidRDefault="00DB74A8" w:rsidP="000448B6">
      <w:pPr>
        <w:spacing w:line="360" w:lineRule="auto"/>
        <w:jc w:val="center"/>
        <w:rPr>
          <w:b/>
          <w:bCs/>
          <w:color w:val="000000" w:themeColor="text1"/>
        </w:rPr>
      </w:pPr>
      <w:r>
        <w:rPr>
          <w:b/>
          <w:bCs/>
          <w:color w:val="000000" w:themeColor="text1"/>
        </w:rPr>
        <w:t>Research Proposal for the</w:t>
        <w:br/>
        <w:t>Master of Commerce in Business Information Systems</w:t>
        <w:br/>
        <w:t>Department of Business Information Systems, School of Management Sciences</w:t>
        <w:br/>
        <w:t>University of Venda</w:t>
        <w:br/>
        <w:t>Thohoyandou, Limpopo Province, South Africa</w:t>
      </w:r>
    </w:p>
    <w:p w14:paraId="3F2503CD" w14:textId="77777777" w:rsidR="00DB74A8" w:rsidRPr="00DB74A8" w:rsidRDefault="00DB74A8" w:rsidP="000448B6">
      <w:pPr>
        <w:spacing w:line="360" w:lineRule="auto"/>
        <w:jc w:val="center"/>
        <w:rPr>
          <w:b/>
          <w:bCs/>
          <w:color w:val="000000" w:themeColor="text1"/>
        </w:rPr>
      </w:pPr>
      <w:r>
        <w:rPr>
          <w:b/>
          <w:bCs/>
          <w:color w:val="000000" w:themeColor="text1"/>
        </w:rPr>
        <w:t>Supervisor: Dr S. Madzvamuse</w:t>
        <w:br/>
        <w:t>Co-Supervisor: Dr W. Munyoka</w:t>
        <w:br/>
        <w:t>Date: February 2026</w:t>
      </w:r>
    </w:p>
    <w:p w14:paraId="0A0FAF03" w14:textId="77777777" w:rsidR="00DB74A8" w:rsidRPr="00DB74A8" w:rsidRDefault="00DB74A8" w:rsidP="00DB74A8">
      <w:pPr>
        <w:spacing w:line="360" w:lineRule="auto"/>
        <w:jc w:val="both"/>
        <w:rPr>
          <w:b/>
          <w:bCs/>
          <w:color w:val="000000" w:themeColor="text1"/>
        </w:rPr>
      </w:pPr>
    </w:p>
    <w:p w14:paraId="16B9A9E9" w14:textId="77777777" w:rsidR="00DB74A8" w:rsidRPr="00DB74A8" w:rsidRDefault="00DB74A8" w:rsidP="00DB74A8">
      <w:pPr>
        <w:spacing w:line="360" w:lineRule="auto"/>
        <w:jc w:val="both"/>
        <w:rPr>
          <w:b/>
          <w:bCs/>
          <w:color w:val="000000" w:themeColor="text1"/>
        </w:rPr>
      </w:pPr>
      <w:r>
        <w:rPr>
          <w:b/>
          <w:bCs/>
          <w:color w:val="000000" w:themeColor="text1"/>
        </w:rPr>
        <w:br w:type="page"/>
      </w:r>
    </w:p>
    <w:p w14:paraId="6BB7FC60" w14:textId="77777777" w:rsidR="00DB74A8" w:rsidRPr="00DB74A8" w:rsidRDefault="00DB74A8" w:rsidP="00DB74A8">
      <w:pPr>
        <w:spacing w:line="360" w:lineRule="auto"/>
        <w:jc w:val="both"/>
        <w:rPr>
          <w:b/>
          <w:bCs/>
          <w:color w:val="000000" w:themeColor="text1"/>
        </w:rPr>
      </w:pPr>
    </w:p>
    <w:p w14:paraId="0C59D994" w14:textId="77777777" w:rsidR="00DB74A8" w:rsidRPr="000448B6" w:rsidRDefault="00DB74A8" w:rsidP="00DB74A8">
      <w:pPr>
        <w:pStyle w:val="Heading1"/>
        <w:spacing w:line="360" w:lineRule="auto"/>
        <w:jc w:val="both"/>
        <w:rPr>
          <w:b/>
          <w:bCs/>
          <w:sz w:val="22"/>
          <w:szCs w:val="22"/>
        </w:rPr>
      </w:pPr>
      <w:bookmarkStart w:id="1" w:name="_Toc228864004"/>
      <w:bookmarkStart w:id="2" w:name="_Toc229153078"/>
      <w:r>
        <w:rPr>
          <w:b/>
          <w:bCs/>
          <w:sz w:val="22"/>
          <w:szCs w:val="22"/>
        </w:rPr>
        <w:t>DECLARATION</w:t>
      </w:r>
      <w:bookmarkEnd w:id="1"/>
      <w:bookmarkEnd w:id="2"/>
    </w:p>
    <w:p w14:paraId="6DFCA90D" w14:textId="77777777" w:rsidR="00DB74A8" w:rsidRPr="00DB74A8" w:rsidRDefault="00DB74A8" w:rsidP="00DB74A8">
      <w:pPr>
        <w:spacing w:line="360" w:lineRule="auto"/>
        <w:jc w:val="both"/>
        <w:rPr>
          <w:color w:val="000000" w:themeColor="text1"/>
        </w:rPr>
      </w:pPr>
      <w:r>
        <w:rPr>
          <w:color w:val="000000" w:themeColor="text1"/>
        </w:rPr>
        <w:t>I, Graham Kenneth Katana (Student Number: 18007822), declare that this research proposal is my original work and has not been submitted for any degree at any other university or institution. The proposal does not contain other people’s writing, unless specifically acknowledged and referenced accordingly. All sources consulted are indicated in the reference list.</w:t>
      </w:r>
    </w:p>
    <w:p w14:paraId="10EE50F6" w14:textId="77777777" w:rsidR="00DB74A8" w:rsidRPr="00DB74A8" w:rsidRDefault="00DB74A8" w:rsidP="00DB74A8">
      <w:pPr>
        <w:spacing w:line="360" w:lineRule="auto"/>
        <w:jc w:val="both"/>
        <w:rPr>
          <w:color w:val="000000" w:themeColor="text1"/>
        </w:rPr>
      </w:pPr>
      <w:r>
        <w:rPr>
          <w:color w:val="000000" w:themeColor="text1"/>
        </w:rPr>
        <w:t xml:space="preserve"> </w:t>
      </w:r>
    </w:p>
    <w:p w14:paraId="21A49CF3" w14:textId="77777777" w:rsidR="00DB74A8" w:rsidRPr="00DB74A8" w:rsidRDefault="00DB74A8" w:rsidP="00DB74A8">
      <w:pPr>
        <w:spacing w:line="360" w:lineRule="auto"/>
        <w:jc w:val="both"/>
        <w:rPr>
          <w:color w:val="000000" w:themeColor="text1"/>
        </w:rPr>
      </w:pPr>
      <w:r>
        <w:rPr>
          <w:color w:val="000000" w:themeColor="text1"/>
        </w:rPr>
        <w:t>Signed: ________________ Date: ________________</w:t>
      </w:r>
    </w:p>
    <w:p w14:paraId="656F6C25" w14:textId="7E94B163" w:rsidR="00DB74A8" w:rsidRPr="00DB74A8" w:rsidRDefault="00DB74A8" w:rsidP="00DB74A8">
      <w:pPr>
        <w:spacing w:line="360" w:lineRule="auto"/>
        <w:jc w:val="both"/>
        <w:rPr>
          <w:b/>
          <w:bCs/>
          <w:color w:val="000000" w:themeColor="text1"/>
        </w:rPr>
      </w:pPr>
      <w:r>
        <w:rPr>
          <w:b/>
          <w:bCs/>
          <w:color w:val="000000" w:themeColor="text1"/>
        </w:rPr>
        <w:br w:type="page"/>
      </w:r>
    </w:p>
    <w:p w14:paraId="3F34C605" w14:textId="07E2DAD5" w:rsidR="001832E0" w:rsidRPr="00DB74A8" w:rsidRDefault="00000000" w:rsidP="00DB74A8">
      <w:pPr>
        <w:pStyle w:val="Heading1"/>
        <w:keepNext w:val="0"/>
        <w:keepLines w:val="0"/>
        <w:spacing w:before="480" w:line="360" w:lineRule="auto"/>
        <w:jc w:val="both"/>
        <w:rPr>
          <w:b/>
          <w:bCs/>
          <w:color w:val="000000" w:themeColor="text1"/>
          <w:sz w:val="22"/>
          <w:szCs w:val="22"/>
        </w:rPr>
      </w:pPr>
      <w:bookmarkStart w:id="3" w:name="_Toc229153079"/>
      <w:r>
        <w:rPr>
          <w:b/>
          <w:bCs/>
          <w:color w:val="000000" w:themeColor="text1"/>
          <w:sz w:val="22"/>
          <w:szCs w:val="22"/>
        </w:rPr>
        <w:lastRenderedPageBreak/>
        <w:t>ABSTRACT</w:t>
      </w:r>
      <w:bookmarkEnd w:id="3"/>
    </w:p>
    <w:p w14:paraId="669D785E" w14:textId="77777777" w:rsidR="001832E0" w:rsidRPr="00DB74A8" w:rsidRDefault="00000000" w:rsidP="00DB74A8">
      <w:pPr>
        <w:spacing w:before="240" w:after="240" w:line="360" w:lineRule="auto"/>
        <w:jc w:val="both"/>
        <w:rPr>
          <w:color w:val="000000" w:themeColor="text1"/>
        </w:rPr>
      </w:pPr>
      <w:r>
        <w:rPr>
          <w:color w:val="000000" w:themeColor="text1"/>
        </w:rPr>
        <w:t>Software development is evolving and developers no longer write code line by line. Many developers are increasingly relying on Generative AI tools that generate code automatically and suggest completions in real time. In agentic configurations, these tools execute multi-step tasks with limited human oversight.</w:t>
      </w:r>
    </w:p>
    <w:p w14:paraId="421FA416" w14:textId="69C0008A" w:rsidR="001832E0" w:rsidRPr="00DB74A8" w:rsidRDefault="00000000" w:rsidP="00DB74A8">
      <w:pPr>
        <w:spacing w:before="240" w:after="240" w:line="360" w:lineRule="auto"/>
        <w:jc w:val="both"/>
        <w:rPr>
          <w:color w:val="000000" w:themeColor="text1"/>
        </w:rPr>
      </w:pPr>
      <w:r>
        <w:rPr>
          <w:color w:val="000000" w:themeColor="text1"/>
        </w:rPr>
        <w:t>AI generates code faster than developers can verify it. Generated code may appear syntactically correct while containing logical errors, security vulnerabilities and compliance violations that are not easily detected without deep contextual understanding. When developers over trust AI-generated output and quality assurance fails, consequences include data security breaches, financial losses and regulatory exposure. This risk is particularly acute in South Africa where data sovereignty obligations exist and a skills shortage means AI tools substitute for mentorship, while running on cloud platforms within foreign jurisdictions.</w:t>
      </w:r>
    </w:p>
    <w:p w14:paraId="52E6B615"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aim of this study is to </w:t>
      </w:r>
      <w:del w:id="9134" w:author="Claude" w:date="2026-05-29T12:00:00Z">
        <w:r>
          <w:rPr>
            <w:color w:val="000000" w:themeColor="text1"/>
          </w:rPr>
          <w:delText>investigate the impact of</w:delText>
        </w:r>
      </w:del>
      <w:ins w:id="9135" w:author="Claude" w:date="2026-05-29T12:00:00Z">
        <w:r>
          <w:rPr>
            <w:color w:val="FF0000"/>
          </w:rPr>
          <w:t>explore how</w:t>
        </w:r>
      </w:ins>
      <w:r>
        <w:rPr>
          <w:color w:val="000000" w:themeColor="text1"/>
        </w:rPr>
        <w:t xml:space="preserve"> Generative AI tools </w:t>
      </w:r>
      <w:ins w:id="9136" w:author="Claude" w:date="2026-05-29T12:00:00Z">
        <w:r>
          <w:rPr>
            <w:color w:val="FF0000"/>
          </w:rPr>
          <w:t xml:space="preserve">shape </w:t>
        </w:r>
      </w:ins>
      <w:del w:id="9137" w:author="Claude" w:date="2026-05-29T12:00:00Z">
        <w:r>
          <w:rPr>
            <w:color w:val="000000" w:themeColor="text1"/>
          </w:rPr>
          <w:delText xml:space="preserve">on </w:delText>
        </w:r>
      </w:del>
      <w:r>
        <w:rPr>
          <w:color w:val="000000" w:themeColor="text1"/>
        </w:rPr>
        <w:t>code quality, developer verification competency and process compliance among professional software developers in South Africa, and to develop a governance framework and actionable strategies for safe integration into engineering operations.</w:t>
      </w:r>
    </w:p>
    <w:p w14:paraId="77E43884"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study is grounded in Socio-Technical Systems Theory and Cognitive Load Theory and adopts a qualitative approach under the interpretivist paradigm. Semi-structured interviews </w:t>
      </w:r>
      <w:del w:id="9001" w:author="Claude" w:date="2026-05-29T12:00:00Z">
        <w:r>
          <w:rPr>
            <w:color w:val="000000" w:themeColor="text1"/>
          </w:rPr>
          <w:delText>are conducted</w:delText>
        </w:r>
      </w:del>
      <w:ins w:id="9002" w:author="Claude" w:date="2026-05-29T12:00:00Z">
        <w:r>
          <w:rPr>
            <w:color w:val="000000" w:themeColor="text1"/>
          </w:rPr>
          <w:t>will be conducted</w:t>
        </w:r>
      </w:ins>
      <w:r>
        <w:rPr>
          <w:color w:val="000000" w:themeColor="text1"/>
        </w:rPr>
        <w:t xml:space="preserve"> with a purposive sample of South African professional developers to explore three dimensions, namely code quality, verification competency and process compliance. The study seeks to generate a contextually grounded understanding of how AI tool adoption shapes verification behaviour, cognitive debt and governance compliance within a regulated context.</w:t>
      </w:r>
    </w:p>
    <w:p w14:paraId="09590795" w14:textId="77777777" w:rsidR="001832E0" w:rsidRPr="00DB74A8" w:rsidRDefault="00000000" w:rsidP="00DB74A8">
      <w:pPr>
        <w:spacing w:before="240" w:after="240" w:line="360" w:lineRule="auto"/>
        <w:jc w:val="both"/>
        <w:rPr>
          <w:color w:val="000000" w:themeColor="text1"/>
        </w:rPr>
      </w:pPr>
      <w:r>
        <w:rPr>
          <w:color w:val="000000" w:themeColor="text1"/>
        </w:rPr>
        <w:t>The contributions of this study include an empirical account of AI adoption risks in South African software engineering and a governance framework offering actionable strategies for technical leads, developers and CIOs. Productivity gains should not come at the expense of engineering discipline and audit readiness.</w:t>
      </w:r>
    </w:p>
    <w:p w14:paraId="4E439A48" w14:textId="3E514364" w:rsidR="00F81D6E" w:rsidRPr="00DB74A8" w:rsidRDefault="00000000" w:rsidP="00DB74A8">
      <w:pPr>
        <w:spacing w:before="240" w:after="240" w:line="360" w:lineRule="auto"/>
        <w:jc w:val="both"/>
        <w:rPr>
          <w:color w:val="000000" w:themeColor="text1"/>
        </w:rPr>
      </w:pPr>
      <w:r>
        <w:rPr>
          <w:color w:val="000000" w:themeColor="text1"/>
        </w:rPr>
        <w:t>Keywords: Generative AI, Agentic AI, Software Engineering, Productivity-Quality Paradox, POPIA, Cognitive Debt, Socio-Technical Systems Theory, Verification Competency, Governance Framework</w:t>
        <w:br w:type="page"/>
      </w:r>
    </w:p>
    <w:sdt>
      <w:sdtPr>
        <w:rPr>
          <w:rFonts w:ascii="Arial" w:hAnsi="Arial" w:cs="Arial"/>
          <w:color w:val="000000" w:themeColor="text1"/>
          <w:sz w:val="22"/>
          <w:szCs w:val="22"/>
        </w:rPr>
        <w:id w:val="1936020923"/>
        <w:docPartObj>
          <w:docPartGallery w:val="Table of Contents"/>
          <w:docPartUnique/>
        </w:docPartObj>
      </w:sdtPr>
      <w:sdtEndPr>
        <w:rPr>
          <w:rFonts w:eastAsia="Arial"/>
          <w:b/>
          <w:bCs/>
          <w:noProof/>
          <w:lang w:val="en" w:eastAsia="en-ZA"/>
        </w:rPr>
      </w:sdtEndPr>
      <w:sdtContent>
        <w:p w14:paraId="7B13131E" w14:textId="33DD9371" w:rsidR="00F81D6E" w:rsidRPr="008A3469" w:rsidRDefault="00F81D6E" w:rsidP="00DB74A8">
          <w:pPr>
            <w:pStyle w:val="TOCHeading"/>
            <w:spacing w:line="360" w:lineRule="auto"/>
            <w:jc w:val="both"/>
            <w:rPr>
              <w:rFonts w:ascii="Arial" w:hAnsi="Arial" w:cs="Arial"/>
              <w:b/>
              <w:bCs/>
              <w:color w:val="000000" w:themeColor="text1"/>
              <w:sz w:val="22"/>
              <w:szCs w:val="22"/>
            </w:rPr>
          </w:pPr>
          <w:r>
            <w:rPr>
              <w:rFonts w:ascii="Arial" w:hAnsi="Arial" w:cs="Arial"/>
              <w:b/>
              <w:bCs/>
              <w:color w:val="000000" w:themeColor="text1"/>
              <w:sz w:val="22"/>
              <w:szCs w:val="22"/>
            </w:rPr>
            <w:t>Contents</w:t>
          </w:r>
        </w:p>
        <w:p w14:paraId="63EEE430" w14:textId="4B9A2C69" w:rsidR="008A3469" w:rsidRDefault="00F81D6E">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r>
            <w:rPr>
              <w:color w:val="000000" w:themeColor="text1"/>
            </w:rPr>
            <w:fldChar w:fldCharType="begin"/>
            <w:instrText xml:space="preserve"> TOC \o "1-3" \h \z \u </w:instrText>
            <w:fldChar w:fldCharType="separate"/>
          </w:r>
          <w:hyperlink w:anchor="_Toc229153078" w:history="1">
            <w:r>
              <w:rPr>
                <w:rStyle w:val="Hyperlink"/>
                <w:b/>
                <w:bCs/>
                <w:noProof/>
              </w:rPr>
              <w:t>DECLARATION</w:t>
            </w:r>
            <w:r>
              <w:rPr>
                <w:noProof/>
                <w:webHidden/>
              </w:rPr>
              <w:tab/>
              <w:fldChar w:fldCharType="begin"/>
              <w:instrText xml:space="preserve"> PAGEREF _Toc229153078 \h </w:instrText>
              <w:fldChar w:fldCharType="separate"/>
              <w:t>2</w:t>
              <w:fldChar w:fldCharType="end"/>
            </w:r>
          </w:hyperlink>
        </w:p>
        <w:p w14:paraId="5EB4EB43" w14:textId="367A53DD" w:rsidR="008A3469" w:rsidRDefault="008A3469">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79" w:history="1">
            <w:r>
              <w:rPr>
                <w:rStyle w:val="Hyperlink"/>
                <w:b/>
                <w:bCs/>
                <w:noProof/>
              </w:rPr>
              <w:t>ABSTRACT</w:t>
            </w:r>
            <w:r>
              <w:rPr>
                <w:noProof/>
                <w:webHidden/>
              </w:rPr>
              <w:tab/>
              <w:fldChar w:fldCharType="begin"/>
              <w:instrText xml:space="preserve"> PAGEREF _Toc229153079 \h </w:instrText>
              <w:fldChar w:fldCharType="separate"/>
              <w:t>3</w:t>
              <w:fldChar w:fldCharType="end"/>
            </w:r>
          </w:hyperlink>
        </w:p>
        <w:p w14:paraId="5DB263C5" w14:textId="50489BE6" w:rsidR="008A3469" w:rsidRDefault="008A3469">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0" w:history="1">
            <w:r>
              <w:rPr>
                <w:rStyle w:val="Hyperlink"/>
                <w:b/>
                <w:bCs/>
                <w:noProof/>
              </w:rPr>
              <w:t>CHAPTER 1: INTRODUCTION</w:t>
            </w:r>
            <w:r>
              <w:rPr>
                <w:noProof/>
                <w:webHidden/>
              </w:rPr>
              <w:tab/>
              <w:fldChar w:fldCharType="begin"/>
              <w:instrText xml:space="preserve"> PAGEREF _Toc229153080 \h </w:instrText>
              <w:fldChar w:fldCharType="separate"/>
              <w:t>9</w:t>
              <w:fldChar w:fldCharType="end"/>
            </w:r>
          </w:hyperlink>
        </w:p>
        <w:p w14:paraId="1FAA7521" w14:textId="4BB17E1E"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1" w:history="1">
            <w:r>
              <w:rPr>
                <w:rStyle w:val="Hyperlink"/>
                <w:b/>
                <w:bCs/>
                <w:noProof/>
              </w:rPr>
              <w:t>1.1 Background of Study</w:t>
            </w:r>
            <w:r>
              <w:rPr>
                <w:noProof/>
                <w:webHidden/>
              </w:rPr>
              <w:tab/>
              <w:fldChar w:fldCharType="begin"/>
              <w:instrText xml:space="preserve"> PAGEREF _Toc229153081 \h </w:instrText>
              <w:fldChar w:fldCharType="separate"/>
              <w:t>9</w:t>
              <w:fldChar w:fldCharType="end"/>
            </w:r>
          </w:hyperlink>
        </w:p>
        <w:p w14:paraId="695C306D" w14:textId="00D92874"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2" w:history="1">
            <w:r>
              <w:rPr>
                <w:rStyle w:val="Hyperlink"/>
                <w:b/>
                <w:bCs/>
                <w:noProof/>
              </w:rPr>
              <w:t>1.2 Problem Statement</w:t>
            </w:r>
            <w:r>
              <w:rPr>
                <w:noProof/>
                <w:webHidden/>
              </w:rPr>
              <w:tab/>
              <w:fldChar w:fldCharType="begin"/>
              <w:instrText xml:space="preserve"> PAGEREF _Toc229153082 \h </w:instrText>
              <w:fldChar w:fldCharType="separate"/>
              <w:t>10</w:t>
              <w:fldChar w:fldCharType="end"/>
            </w:r>
          </w:hyperlink>
        </w:p>
        <w:p w14:paraId="10BAC3B5" w14:textId="4052926B"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3" w:history="1">
            <w:r>
              <w:rPr>
                <w:rStyle w:val="Hyperlink"/>
                <w:b/>
                <w:bCs/>
                <w:noProof/>
              </w:rPr>
              <w:t>1.3 Aim of Research</w:t>
            </w:r>
            <w:r>
              <w:rPr>
                <w:noProof/>
                <w:webHidden/>
              </w:rPr>
              <w:tab/>
              <w:fldChar w:fldCharType="begin"/>
              <w:instrText xml:space="preserve"> PAGEREF _Toc229153083 \h </w:instrText>
              <w:fldChar w:fldCharType="separate"/>
              <w:t>11</w:t>
              <w:fldChar w:fldCharType="end"/>
            </w:r>
          </w:hyperlink>
        </w:p>
        <w:p w14:paraId="67F29EC3" w14:textId="2222EBA7"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4" w:history="1">
            <w:r>
              <w:rPr>
                <w:rStyle w:val="Hyperlink"/>
                <w:b/>
                <w:bCs/>
                <w:noProof/>
              </w:rPr>
              <w:t>1.4 Research Objectives</w:t>
            </w:r>
            <w:r>
              <w:rPr>
                <w:noProof/>
                <w:webHidden/>
              </w:rPr>
              <w:tab/>
              <w:fldChar w:fldCharType="begin"/>
              <w:instrText xml:space="preserve"> PAGEREF _Toc229153084 \h </w:instrText>
              <w:fldChar w:fldCharType="separate"/>
              <w:t>11</w:t>
              <w:fldChar w:fldCharType="end"/>
            </w:r>
          </w:hyperlink>
        </w:p>
        <w:p w14:paraId="61C19EE4" w14:textId="7E9F4BD4"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5" w:history="1">
            <w:r>
              <w:rPr>
                <w:rStyle w:val="Hyperlink"/>
                <w:b/>
                <w:bCs/>
                <w:noProof/>
              </w:rPr>
              <w:t>1.5 Research Questions</w:t>
            </w:r>
            <w:r>
              <w:rPr>
                <w:noProof/>
                <w:webHidden/>
              </w:rPr>
              <w:tab/>
              <w:fldChar w:fldCharType="begin"/>
              <w:instrText xml:space="preserve"> PAGEREF _Toc229153085 \h </w:instrText>
              <w:fldChar w:fldCharType="separate"/>
              <w:t>12</w:t>
              <w:fldChar w:fldCharType="end"/>
            </w:r>
          </w:hyperlink>
        </w:p>
        <w:p w14:paraId="5BF97AED" w14:textId="1B215D6B"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6" w:history="1">
            <w:r>
              <w:rPr>
                <w:rStyle w:val="Hyperlink"/>
                <w:b/>
                <w:bCs/>
                <w:noProof/>
              </w:rPr>
              <w:t>1.6 Context of Study</w:t>
            </w:r>
            <w:r>
              <w:rPr>
                <w:noProof/>
                <w:webHidden/>
              </w:rPr>
              <w:tab/>
              <w:fldChar w:fldCharType="begin"/>
              <w:instrText xml:space="preserve"> PAGEREF _Toc229153086 \h </w:instrText>
              <w:fldChar w:fldCharType="separate"/>
              <w:t>12</w:t>
              <w:fldChar w:fldCharType="end"/>
            </w:r>
          </w:hyperlink>
        </w:p>
        <w:p w14:paraId="0CEDB7BC" w14:textId="0DFF2E76"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7" w:history="1">
            <w:r>
              <w:rPr>
                <w:rStyle w:val="Hyperlink"/>
                <w:b/>
                <w:bCs/>
                <w:noProof/>
              </w:rPr>
              <w:t>1.7 Significance of the Study</w:t>
            </w:r>
            <w:r>
              <w:rPr>
                <w:noProof/>
                <w:webHidden/>
              </w:rPr>
              <w:tab/>
              <w:fldChar w:fldCharType="begin"/>
              <w:instrText xml:space="preserve"> PAGEREF _Toc229153087 \h </w:instrText>
              <w:fldChar w:fldCharType="separate"/>
              <w:t>13</w:t>
              <w:fldChar w:fldCharType="end"/>
            </w:r>
          </w:hyperlink>
        </w:p>
        <w:p w14:paraId="16AE4E6A" w14:textId="29F8710D"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8" w:history="1">
            <w:r>
              <w:rPr>
                <w:rStyle w:val="Hyperlink"/>
                <w:b/>
                <w:bCs/>
                <w:noProof/>
              </w:rPr>
              <w:t>1.8 Delimitations of Study</w:t>
            </w:r>
            <w:r>
              <w:rPr>
                <w:noProof/>
                <w:webHidden/>
              </w:rPr>
              <w:tab/>
              <w:fldChar w:fldCharType="begin"/>
              <w:instrText xml:space="preserve"> PAGEREF _Toc229153088 \h </w:instrText>
              <w:fldChar w:fldCharType="separate"/>
              <w:t>14</w:t>
              <w:fldChar w:fldCharType="end"/>
            </w:r>
          </w:hyperlink>
        </w:p>
        <w:p w14:paraId="3802E4F1" w14:textId="4D03C09E"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89" w:history="1">
            <w:r>
              <w:rPr>
                <w:rStyle w:val="Hyperlink"/>
                <w:b/>
                <w:bCs/>
                <w:noProof/>
              </w:rPr>
              <w:t>1.8.1 Participant Focus</w:t>
            </w:r>
            <w:r>
              <w:rPr>
                <w:noProof/>
                <w:webHidden/>
              </w:rPr>
              <w:tab/>
              <w:fldChar w:fldCharType="begin"/>
              <w:instrText xml:space="preserve"> PAGEREF _Toc229153089 \h </w:instrText>
              <w:fldChar w:fldCharType="separate"/>
              <w:t>14</w:t>
              <w:fldChar w:fldCharType="end"/>
            </w:r>
          </w:hyperlink>
        </w:p>
        <w:p w14:paraId="6215C060" w14:textId="6183D068"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0" w:history="1">
            <w:r>
              <w:rPr>
                <w:rStyle w:val="Hyperlink"/>
                <w:b/>
                <w:bCs/>
                <w:noProof/>
              </w:rPr>
              <w:t>1.8.2 Tool Categories</w:t>
            </w:r>
            <w:r>
              <w:rPr>
                <w:noProof/>
                <w:webHidden/>
              </w:rPr>
              <w:tab/>
              <w:fldChar w:fldCharType="begin"/>
              <w:instrText xml:space="preserve"> PAGEREF _Toc229153090 \h </w:instrText>
              <w:fldChar w:fldCharType="separate"/>
              <w:t>15</w:t>
              <w:fldChar w:fldCharType="end"/>
            </w:r>
          </w:hyperlink>
        </w:p>
        <w:p w14:paraId="77820002" w14:textId="3FFE118B"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1" w:history="1">
            <w:r>
              <w:rPr>
                <w:rStyle w:val="Hyperlink"/>
                <w:b/>
                <w:bCs/>
                <w:noProof/>
              </w:rPr>
              <w:t>1.8.3 Scope of Activities</w:t>
            </w:r>
            <w:r>
              <w:rPr>
                <w:noProof/>
                <w:webHidden/>
              </w:rPr>
              <w:tab/>
              <w:fldChar w:fldCharType="begin"/>
              <w:instrText xml:space="preserve"> PAGEREF _Toc229153091 \h </w:instrText>
              <w:fldChar w:fldCharType="separate"/>
              <w:t>15</w:t>
              <w:fldChar w:fldCharType="end"/>
            </w:r>
          </w:hyperlink>
        </w:p>
        <w:p w14:paraId="51474476" w14:textId="760CE598"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2" w:history="1">
            <w:r>
              <w:rPr>
                <w:rStyle w:val="Hyperlink"/>
                <w:b/>
                <w:bCs/>
                <w:noProof/>
              </w:rPr>
              <w:t>1.8.4 Time Frame</w:t>
            </w:r>
            <w:r>
              <w:rPr>
                <w:noProof/>
                <w:webHidden/>
              </w:rPr>
              <w:tab/>
              <w:fldChar w:fldCharType="begin"/>
              <w:instrText xml:space="preserve"> PAGEREF _Toc229153092 \h </w:instrText>
              <w:fldChar w:fldCharType="separate"/>
              <w:t>15</w:t>
              <w:fldChar w:fldCharType="end"/>
            </w:r>
          </w:hyperlink>
        </w:p>
        <w:p w14:paraId="361A46E6" w14:textId="534DA1A5"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3" w:history="1">
            <w:r>
              <w:rPr>
                <w:rStyle w:val="Hyperlink"/>
                <w:b/>
                <w:bCs/>
                <w:noProof/>
              </w:rPr>
              <w:t>1.9 Overview of Methodological Approach</w:t>
            </w:r>
            <w:r>
              <w:rPr>
                <w:noProof/>
                <w:webHidden/>
              </w:rPr>
              <w:tab/>
              <w:fldChar w:fldCharType="begin"/>
              <w:instrText xml:space="preserve"> PAGEREF _Toc229153093 \h </w:instrText>
              <w:fldChar w:fldCharType="separate"/>
              <w:t>15</w:t>
              <w:fldChar w:fldCharType="end"/>
            </w:r>
          </w:hyperlink>
        </w:p>
        <w:p w14:paraId="291EABD7" w14:textId="6173C5D6"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4" w:history="1">
            <w:r>
              <w:rPr>
                <w:rStyle w:val="Hyperlink"/>
                <w:b/>
                <w:bCs/>
                <w:noProof/>
              </w:rPr>
              <w:t>1.10 Operational Definitions</w:t>
            </w:r>
            <w:r>
              <w:rPr>
                <w:noProof/>
                <w:webHidden/>
              </w:rPr>
              <w:tab/>
              <w:fldChar w:fldCharType="begin"/>
              <w:instrText xml:space="preserve"> PAGEREF _Toc229153094 \h </w:instrText>
              <w:fldChar w:fldCharType="separate"/>
              <w:t>16</w:t>
              <w:fldChar w:fldCharType="end"/>
            </w:r>
          </w:hyperlink>
        </w:p>
        <w:p w14:paraId="18B3191F" w14:textId="1FD4ED76"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5" w:history="1">
            <w:r>
              <w:rPr>
                <w:rStyle w:val="Hyperlink"/>
                <w:b/>
                <w:bCs/>
                <w:noProof/>
              </w:rPr>
              <w:t>1.10.1 Artificial Intelligence (AI)</w:t>
            </w:r>
            <w:r>
              <w:rPr>
                <w:noProof/>
                <w:webHidden/>
              </w:rPr>
              <w:tab/>
              <w:fldChar w:fldCharType="begin"/>
              <w:instrText xml:space="preserve"> PAGEREF _Toc229153095 \h </w:instrText>
              <w:fldChar w:fldCharType="separate"/>
              <w:t>16</w:t>
              <w:fldChar w:fldCharType="end"/>
            </w:r>
          </w:hyperlink>
        </w:p>
        <w:p w14:paraId="29D76EB7" w14:textId="00741B7E"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6" w:history="1">
            <w:r>
              <w:rPr>
                <w:rStyle w:val="Hyperlink"/>
                <w:b/>
                <w:bCs/>
                <w:noProof/>
              </w:rPr>
              <w:t>1.10.2 Generative AI for Software Engineering (GenAI-SE)</w:t>
            </w:r>
            <w:r>
              <w:rPr>
                <w:noProof/>
                <w:webHidden/>
              </w:rPr>
              <w:tab/>
              <w:fldChar w:fldCharType="begin"/>
              <w:instrText xml:space="preserve"> PAGEREF _Toc229153096 \h </w:instrText>
              <w:fldChar w:fldCharType="separate"/>
              <w:t>16</w:t>
              <w:fldChar w:fldCharType="end"/>
            </w:r>
          </w:hyperlink>
        </w:p>
        <w:p w14:paraId="48BF1BA7" w14:textId="5CD727A8"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7" w:history="1">
            <w:r>
              <w:rPr>
                <w:rStyle w:val="Hyperlink"/>
                <w:b/>
                <w:bCs/>
                <w:noProof/>
              </w:rPr>
              <w:t>1.10.3 Verification Overhead</w:t>
            </w:r>
            <w:r>
              <w:rPr>
                <w:noProof/>
                <w:webHidden/>
              </w:rPr>
              <w:tab/>
              <w:fldChar w:fldCharType="begin"/>
              <w:instrText xml:space="preserve"> PAGEREF _Toc229153097 \h </w:instrText>
              <w:fldChar w:fldCharType="separate"/>
              <w:t>16</w:t>
              <w:fldChar w:fldCharType="end"/>
            </w:r>
          </w:hyperlink>
        </w:p>
        <w:p w14:paraId="66949FD8" w14:textId="73C75533"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8" w:history="1">
            <w:r>
              <w:rPr>
                <w:rStyle w:val="Hyperlink"/>
                <w:b/>
                <w:bCs/>
                <w:noProof/>
              </w:rPr>
              <w:t>1.10.4 Automation Bias</w:t>
            </w:r>
            <w:r>
              <w:rPr>
                <w:noProof/>
                <w:webHidden/>
              </w:rPr>
              <w:tab/>
              <w:fldChar w:fldCharType="begin"/>
              <w:instrText xml:space="preserve"> PAGEREF _Toc229153098 \h </w:instrText>
              <w:fldChar w:fldCharType="separate"/>
              <w:t>16</w:t>
              <w:fldChar w:fldCharType="end"/>
            </w:r>
          </w:hyperlink>
        </w:p>
        <w:p w14:paraId="6EC51AED" w14:textId="7EC762BA"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099" w:history="1">
            <w:r>
              <w:rPr>
                <w:rStyle w:val="Hyperlink"/>
                <w:b/>
                <w:bCs/>
                <w:noProof/>
              </w:rPr>
              <w:t>1.10.5 Unsanctioned Tool Adoption (UTA)</w:t>
            </w:r>
            <w:r>
              <w:rPr>
                <w:noProof/>
                <w:webHidden/>
              </w:rPr>
              <w:tab/>
              <w:fldChar w:fldCharType="begin"/>
              <w:instrText xml:space="preserve"> PAGEREF _Toc229153099 \h </w:instrText>
              <w:fldChar w:fldCharType="separate"/>
              <w:t>17</w:t>
              <w:fldChar w:fldCharType="end"/>
            </w:r>
          </w:hyperlink>
        </w:p>
        <w:p w14:paraId="1AA6E0CC" w14:textId="6753C378"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0" w:history="1">
            <w:r>
              <w:rPr>
                <w:rStyle w:val="Hyperlink"/>
                <w:b/>
                <w:bCs/>
                <w:noProof/>
              </w:rPr>
              <w:t>1.10.6 Agentic AI</w:t>
            </w:r>
            <w:r>
              <w:rPr>
                <w:noProof/>
                <w:webHidden/>
              </w:rPr>
              <w:tab/>
              <w:fldChar w:fldCharType="begin"/>
              <w:instrText xml:space="preserve"> PAGEREF _Toc229153100 \h </w:instrText>
              <w:fldChar w:fldCharType="separate"/>
              <w:t>17</w:t>
              <w:fldChar w:fldCharType="end"/>
            </w:r>
          </w:hyperlink>
        </w:p>
        <w:p w14:paraId="0F0ABEC4" w14:textId="0013F432"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1" w:history="1">
            <w:r>
              <w:rPr>
                <w:rStyle w:val="Hyperlink"/>
                <w:b/>
                <w:bCs/>
                <w:noProof/>
              </w:rPr>
              <w:t>1.10.7 Cognitive Debt</w:t>
            </w:r>
            <w:r>
              <w:rPr>
                <w:noProof/>
                <w:webHidden/>
              </w:rPr>
              <w:tab/>
              <w:fldChar w:fldCharType="begin"/>
              <w:instrText xml:space="preserve"> PAGEREF _Toc229153101 \h </w:instrText>
              <w:fldChar w:fldCharType="separate"/>
              <w:t>17</w:t>
              <w:fldChar w:fldCharType="end"/>
            </w:r>
          </w:hyperlink>
        </w:p>
        <w:p w14:paraId="2A4511B6" w14:textId="46F1AD5D"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2" w:history="1">
            <w:r>
              <w:rPr>
                <w:rStyle w:val="Hyperlink"/>
                <w:b/>
                <w:bCs/>
                <w:noProof/>
              </w:rPr>
              <w:t>1.11 Structure of Research</w:t>
            </w:r>
            <w:r>
              <w:rPr>
                <w:noProof/>
                <w:webHidden/>
              </w:rPr>
              <w:tab/>
              <w:fldChar w:fldCharType="begin"/>
              <w:instrText xml:space="preserve"> PAGEREF _Toc229153102 \h </w:instrText>
              <w:fldChar w:fldCharType="separate"/>
              <w:t>17</w:t>
              <w:fldChar w:fldCharType="end"/>
            </w:r>
          </w:hyperlink>
        </w:p>
        <w:p w14:paraId="36C548E9" w14:textId="22A32D11"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3" w:history="1">
            <w:r>
              <w:rPr>
                <w:rStyle w:val="Hyperlink"/>
                <w:b/>
                <w:bCs/>
                <w:noProof/>
              </w:rPr>
              <w:t>1.12 Section Summary</w:t>
            </w:r>
            <w:r>
              <w:rPr>
                <w:noProof/>
                <w:webHidden/>
              </w:rPr>
              <w:tab/>
              <w:fldChar w:fldCharType="begin"/>
              <w:instrText xml:space="preserve"> PAGEREF _Toc229153103 \h </w:instrText>
              <w:fldChar w:fldCharType="separate"/>
              <w:t>18</w:t>
              <w:fldChar w:fldCharType="end"/>
            </w:r>
          </w:hyperlink>
        </w:p>
        <w:p w14:paraId="498AEBA9" w14:textId="70B74C75" w:rsidR="008A3469" w:rsidRDefault="008A3469">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4" w:history="1">
            <w:r>
              <w:rPr>
                <w:rStyle w:val="Hyperlink"/>
                <w:b/>
                <w:bCs/>
                <w:noProof/>
              </w:rPr>
              <w:t>CHAPTER 2: LITERATURE REVIEW</w:t>
            </w:r>
            <w:r>
              <w:rPr>
                <w:noProof/>
                <w:webHidden/>
              </w:rPr>
              <w:tab/>
              <w:fldChar w:fldCharType="begin"/>
              <w:instrText xml:space="preserve"> PAGEREF _Toc229153104 \h </w:instrText>
              <w:fldChar w:fldCharType="separate"/>
              <w:t>19</w:t>
              <w:fldChar w:fldCharType="end"/>
            </w:r>
          </w:hyperlink>
        </w:p>
        <w:p w14:paraId="717F8423" w14:textId="031D1506"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5" w:history="1">
            <w:r>
              <w:rPr>
                <w:rStyle w:val="Hyperlink"/>
                <w:b/>
                <w:bCs/>
                <w:noProof/>
              </w:rPr>
              <w:t>2.1 Introduction</w:t>
            </w:r>
            <w:r>
              <w:rPr>
                <w:noProof/>
                <w:webHidden/>
              </w:rPr>
              <w:tab/>
              <w:fldChar w:fldCharType="begin"/>
              <w:instrText xml:space="preserve"> PAGEREF _Toc229153105 \h </w:instrText>
              <w:fldChar w:fldCharType="separate"/>
              <w:t>19</w:t>
              <w:fldChar w:fldCharType="end"/>
            </w:r>
          </w:hyperlink>
        </w:p>
        <w:p w14:paraId="43FD3970" w14:textId="097C2CB3"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6" w:history="1">
            <w:r>
              <w:rPr>
                <w:rStyle w:val="Hyperlink"/>
                <w:b/>
                <w:bCs/>
                <w:noProof/>
              </w:rPr>
              <w:t>2.2 Technical Foundations of GenAI in Software Engineering</w:t>
            </w:r>
            <w:r>
              <w:rPr>
                <w:noProof/>
                <w:webHidden/>
              </w:rPr>
              <w:tab/>
              <w:fldChar w:fldCharType="begin"/>
              <w:instrText xml:space="preserve"> PAGEREF _Toc229153106 \h </w:instrText>
              <w:fldChar w:fldCharType="separate"/>
              <w:t>19</w:t>
              <w:fldChar w:fldCharType="end"/>
            </w:r>
          </w:hyperlink>
        </w:p>
        <w:p w14:paraId="649147F1" w14:textId="4AD5CF77"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7" w:history="1">
            <w:r>
              <w:rPr>
                <w:rStyle w:val="Hyperlink"/>
                <w:b/>
                <w:bCs/>
                <w:noProof/>
              </w:rPr>
              <w:t>2.2.1 Large Language Models</w:t>
            </w:r>
            <w:r>
              <w:rPr>
                <w:noProof/>
                <w:webHidden/>
              </w:rPr>
              <w:tab/>
              <w:fldChar w:fldCharType="begin"/>
              <w:instrText xml:space="preserve"> PAGEREF _Toc229153107 \h </w:instrText>
              <w:fldChar w:fldCharType="separate"/>
              <w:t>19</w:t>
              <w:fldChar w:fldCharType="end"/>
            </w:r>
          </w:hyperlink>
        </w:p>
        <w:p w14:paraId="3481C29E" w14:textId="0ECDAAA1"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8" w:history="1">
            <w:r>
              <w:rPr>
                <w:rStyle w:val="Hyperlink"/>
                <w:b/>
                <w:bCs/>
                <w:noProof/>
              </w:rPr>
              <w:t>2.2.2 Model Families</w:t>
            </w:r>
            <w:r>
              <w:rPr>
                <w:noProof/>
                <w:webHidden/>
              </w:rPr>
              <w:tab/>
              <w:fldChar w:fldCharType="begin"/>
              <w:instrText xml:space="preserve"> PAGEREF _Toc229153108 \h </w:instrText>
              <w:fldChar w:fldCharType="separate"/>
              <w:t>21</w:t>
              <w:fldChar w:fldCharType="end"/>
            </w:r>
          </w:hyperlink>
        </w:p>
        <w:p w14:paraId="7113E79C" w14:textId="3C9BA27D"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09" w:history="1">
            <w:r>
              <w:rPr>
                <w:rStyle w:val="Hyperlink"/>
                <w:b/>
                <w:bCs/>
                <w:noProof/>
              </w:rPr>
              <w:t>2.3 Adoption Patterns</w:t>
            </w:r>
            <w:r>
              <w:rPr>
                <w:noProof/>
                <w:webHidden/>
              </w:rPr>
              <w:tab/>
              <w:fldChar w:fldCharType="begin"/>
              <w:instrText xml:space="preserve"> PAGEREF _Toc229153109 \h </w:instrText>
              <w:fldChar w:fldCharType="separate"/>
              <w:t>21</w:t>
              <w:fldChar w:fldCharType="end"/>
            </w:r>
          </w:hyperlink>
        </w:p>
        <w:p w14:paraId="23A93F10" w14:textId="7D4977A6"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0" w:history="1">
            <w:r>
              <w:rPr>
                <w:rStyle w:val="Hyperlink"/>
                <w:b/>
                <w:bCs/>
                <w:noProof/>
              </w:rPr>
              <w:t>2.3.1 Tool Categories and Adoption Rates</w:t>
            </w:r>
            <w:r>
              <w:rPr>
                <w:noProof/>
                <w:webHidden/>
              </w:rPr>
              <w:tab/>
              <w:fldChar w:fldCharType="begin"/>
              <w:instrText xml:space="preserve"> PAGEREF _Toc229153110 \h </w:instrText>
              <w:fldChar w:fldCharType="separate"/>
              <w:t>22</w:t>
              <w:fldChar w:fldCharType="end"/>
            </w:r>
          </w:hyperlink>
        </w:p>
        <w:p w14:paraId="2EE5182A" w14:textId="7D2A6AB2"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1" w:history="1">
            <w:r>
              <w:rPr>
                <w:rStyle w:val="Hyperlink"/>
                <w:b/>
                <w:bCs/>
                <w:noProof/>
              </w:rPr>
              <w:t>2.3.2 Hybrid Workflows</w:t>
            </w:r>
            <w:r>
              <w:rPr>
                <w:noProof/>
                <w:webHidden/>
              </w:rPr>
              <w:tab/>
              <w:fldChar w:fldCharType="begin"/>
              <w:instrText xml:space="preserve"> PAGEREF _Toc229153111 \h </w:instrText>
              <w:fldChar w:fldCharType="separate"/>
              <w:t>22</w:t>
              <w:fldChar w:fldCharType="end"/>
            </w:r>
          </w:hyperlink>
        </w:p>
        <w:p w14:paraId="25DCC473" w14:textId="06F70043"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2" w:history="1">
            <w:r>
              <w:rPr>
                <w:rStyle w:val="Hyperlink"/>
                <w:b/>
                <w:bCs/>
                <w:noProof/>
              </w:rPr>
              <w:t>2.3.3 Natural Language-Driven Development (NLDD)</w:t>
            </w:r>
            <w:r>
              <w:rPr>
                <w:noProof/>
                <w:webHidden/>
              </w:rPr>
              <w:tab/>
              <w:fldChar w:fldCharType="begin"/>
              <w:instrText xml:space="preserve"> PAGEREF _Toc229153112 \h </w:instrText>
              <w:fldChar w:fldCharType="separate"/>
              <w:t>23</w:t>
              <w:fldChar w:fldCharType="end"/>
            </w:r>
          </w:hyperlink>
        </w:p>
        <w:p w14:paraId="2169244E" w14:textId="24327AB2"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3" w:history="1">
            <w:r>
              <w:rPr>
                <w:rStyle w:val="Hyperlink"/>
                <w:b/>
                <w:bCs/>
                <w:noProof/>
              </w:rPr>
              <w:t>2.3.4 Software Engineering 3.0 Paradigm</w:t>
            </w:r>
            <w:r>
              <w:rPr>
                <w:noProof/>
                <w:webHidden/>
              </w:rPr>
              <w:tab/>
              <w:fldChar w:fldCharType="begin"/>
              <w:instrText xml:space="preserve"> PAGEREF _Toc229153113 \h </w:instrText>
              <w:fldChar w:fldCharType="separate"/>
              <w:t>24</w:t>
              <w:fldChar w:fldCharType="end"/>
            </w:r>
          </w:hyperlink>
        </w:p>
        <w:p w14:paraId="59A28479" w14:textId="0A561296"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4" w:history="1">
            <w:r>
              <w:rPr>
                <w:rStyle w:val="Hyperlink"/>
                <w:b/>
                <w:bCs/>
                <w:noProof/>
              </w:rPr>
              <w:t>2.3.5 Agentic AI Architectures</w:t>
            </w:r>
            <w:r>
              <w:rPr>
                <w:noProof/>
                <w:webHidden/>
              </w:rPr>
              <w:tab/>
              <w:fldChar w:fldCharType="begin"/>
              <w:instrText xml:space="preserve"> PAGEREF _Toc229153114 \h </w:instrText>
              <w:fldChar w:fldCharType="separate"/>
              <w:t>25</w:t>
              <w:fldChar w:fldCharType="end"/>
            </w:r>
          </w:hyperlink>
        </w:p>
        <w:p w14:paraId="4AC10261" w14:textId="4471AEB1"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5" w:history="1">
            <w:r>
              <w:rPr>
                <w:rStyle w:val="Hyperlink"/>
                <w:b/>
                <w:bCs/>
                <w:noProof/>
              </w:rPr>
              <w:t>2.3.6 The Productivity-Quality Paradox</w:t>
            </w:r>
            <w:r>
              <w:rPr>
                <w:noProof/>
                <w:webHidden/>
              </w:rPr>
              <w:tab/>
              <w:fldChar w:fldCharType="begin"/>
              <w:instrText xml:space="preserve"> PAGEREF _Toc229153115 \h </w:instrText>
              <w:fldChar w:fldCharType="separate"/>
              <w:t>26</w:t>
              <w:fldChar w:fldCharType="end"/>
            </w:r>
          </w:hyperlink>
        </w:p>
        <w:p w14:paraId="698516B5" w14:textId="4C8B9DEF"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6" w:history="1">
            <w:r>
              <w:rPr>
                <w:rStyle w:val="Hyperlink"/>
                <w:b/>
                <w:bCs/>
                <w:noProof/>
              </w:rPr>
              <w:t xml:space="preserve">2.4 </w:t>
            </w:r>
            <w:del w:id="9150" w:author="Claude" w:date="2026-05-29T12:00:00Z">
              <w:r>
                <w:rPr>
                  <w:rStyle w:val="Hyperlink"/>
                  <w:b/>
                  <w:bCs/>
                  <w:noProof/>
                </w:rPr>
                <w:delText>Impact on Code Quality</w:delText>
              </w:r>
            </w:del>
            <w:ins w:id="9151" w:author="Claude" w:date="2026-05-29T12:00:00Z">
              <w:r>
                <w:rPr>
                  <w:rStyle w:val="Hyperlink"/>
                  <w:b/>
                  <w:bCs/>
                  <w:noProof/>
                </w:rPr>
                <w:t>GenAI and Code Quality</w:t>
              </w:r>
            </w:ins>
            <w:r>
              <w:rPr>
                <w:noProof/>
                <w:webHidden/>
              </w:rPr>
              <w:tab/>
              <w:fldChar w:fldCharType="begin"/>
              <w:instrText xml:space="preserve"> PAGEREF _Toc229153116 \h </w:instrText>
              <w:fldChar w:fldCharType="separate"/>
              <w:t>27</w:t>
              <w:fldChar w:fldCharType="end"/>
            </w:r>
          </w:hyperlink>
        </w:p>
        <w:p w14:paraId="31C504EE" w14:textId="02610BE9"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7" w:history="1">
            <w:r>
              <w:rPr>
                <w:rStyle w:val="Hyperlink"/>
                <w:b/>
                <w:bCs/>
                <w:noProof/>
              </w:rPr>
              <w:t>2.4.1 Code Quality Degradation</w:t>
            </w:r>
            <w:r>
              <w:rPr>
                <w:noProof/>
                <w:webHidden/>
              </w:rPr>
              <w:tab/>
              <w:fldChar w:fldCharType="begin"/>
              <w:instrText xml:space="preserve"> PAGEREF _Toc229153117 \h </w:instrText>
              <w:fldChar w:fldCharType="separate"/>
              <w:t>28</w:t>
              <w:fldChar w:fldCharType="end"/>
            </w:r>
          </w:hyperlink>
        </w:p>
        <w:p w14:paraId="6E5AFCDE" w14:textId="45FFD5FA"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8" w:history="1">
            <w:r>
              <w:rPr>
                <w:rStyle w:val="Hyperlink"/>
                <w:b/>
                <w:bCs/>
                <w:noProof/>
              </w:rPr>
              <w:t>2.4.2 Security Vulnerabilities</w:t>
            </w:r>
            <w:r>
              <w:rPr>
                <w:noProof/>
                <w:webHidden/>
              </w:rPr>
              <w:tab/>
              <w:fldChar w:fldCharType="begin"/>
              <w:instrText xml:space="preserve"> PAGEREF _Toc229153118 \h </w:instrText>
              <w:fldChar w:fldCharType="separate"/>
              <w:t>29</w:t>
              <w:fldChar w:fldCharType="end"/>
            </w:r>
          </w:hyperlink>
        </w:p>
        <w:p w14:paraId="33A3CBC2" w14:textId="373E1D1E"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19" w:history="1">
            <w:r>
              <w:rPr>
                <w:rStyle w:val="Hyperlink"/>
                <w:b/>
                <w:bCs/>
                <w:noProof/>
              </w:rPr>
              <w:t xml:space="preserve">2.5 </w:t>
            </w:r>
            <w:del w:id="9152" w:author="Claude" w:date="2026-05-29T12:00:00Z">
              <w:r>
                <w:rPr>
                  <w:rStyle w:val="Hyperlink"/>
                  <w:b/>
                  <w:bCs/>
                  <w:noProof/>
                </w:rPr>
                <w:delText>Impact on Developer Competency</w:delText>
              </w:r>
            </w:del>
            <w:ins w:id="9153" w:author="Claude" w:date="2026-05-29T12:00:00Z">
              <w:r>
                <w:rPr>
                  <w:rStyle w:val="Hyperlink"/>
                  <w:b/>
                  <w:bCs/>
                  <w:noProof/>
                </w:rPr>
                <w:t>GenAI and Developer Competency</w:t>
              </w:r>
            </w:ins>
            <w:r>
              <w:rPr>
                <w:noProof/>
                <w:webHidden/>
              </w:rPr>
              <w:tab/>
              <w:fldChar w:fldCharType="begin"/>
              <w:instrText xml:space="preserve"> PAGEREF _Toc229153119 \h </w:instrText>
              <w:fldChar w:fldCharType="separate"/>
              <w:t>30</w:t>
              <w:fldChar w:fldCharType="end"/>
            </w:r>
          </w:hyperlink>
        </w:p>
        <w:p w14:paraId="2DCC95BD" w14:textId="5F5293C0"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0" w:history="1">
            <w:r>
              <w:rPr>
                <w:rStyle w:val="Hyperlink"/>
                <w:b/>
                <w:bCs/>
                <w:noProof/>
              </w:rPr>
              <w:t>2.5.1 Skill Erosion</w:t>
            </w:r>
            <w:r>
              <w:rPr>
                <w:noProof/>
                <w:webHidden/>
              </w:rPr>
              <w:tab/>
              <w:fldChar w:fldCharType="begin"/>
              <w:instrText xml:space="preserve"> PAGEREF _Toc229153120 \h </w:instrText>
              <w:fldChar w:fldCharType="separate"/>
              <w:t>30</w:t>
              <w:fldChar w:fldCharType="end"/>
            </w:r>
          </w:hyperlink>
        </w:p>
        <w:p w14:paraId="1C993959" w14:textId="253DDDBE"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1" w:history="1">
            <w:r>
              <w:rPr>
                <w:rStyle w:val="Hyperlink"/>
                <w:b/>
                <w:bCs/>
                <w:noProof/>
              </w:rPr>
              <w:t>2.5.2 Automation Bias</w:t>
            </w:r>
            <w:r>
              <w:rPr>
                <w:noProof/>
                <w:webHidden/>
              </w:rPr>
              <w:tab/>
              <w:fldChar w:fldCharType="begin"/>
              <w:instrText xml:space="preserve"> PAGEREF _Toc229153121 \h </w:instrText>
              <w:fldChar w:fldCharType="separate"/>
              <w:t>31</w:t>
              <w:fldChar w:fldCharType="end"/>
            </w:r>
          </w:hyperlink>
        </w:p>
        <w:p w14:paraId="3D39BBF6" w14:textId="62E27AF6"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2" w:history="1">
            <w:r>
              <w:rPr>
                <w:rStyle w:val="Hyperlink"/>
                <w:b/>
                <w:bCs/>
                <w:noProof/>
              </w:rPr>
              <w:t>2.6 Process Compliance</w:t>
            </w:r>
            <w:r>
              <w:rPr>
                <w:noProof/>
                <w:webHidden/>
              </w:rPr>
              <w:tab/>
              <w:fldChar w:fldCharType="begin"/>
              <w:instrText xml:space="preserve"> PAGEREF _Toc229153122 \h </w:instrText>
              <w:fldChar w:fldCharType="separate"/>
              <w:t>32</w:t>
              <w:fldChar w:fldCharType="end"/>
            </w:r>
          </w:hyperlink>
        </w:p>
        <w:p w14:paraId="6AECA1C8" w14:textId="3FFA90D5"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3" w:history="1">
            <w:r>
              <w:rPr>
                <w:rStyle w:val="Hyperlink"/>
                <w:b/>
                <w:bCs/>
                <w:noProof/>
              </w:rPr>
              <w:t>2.6.1 Verification Compliance</w:t>
            </w:r>
            <w:r>
              <w:rPr>
                <w:noProof/>
                <w:webHidden/>
              </w:rPr>
              <w:tab/>
              <w:fldChar w:fldCharType="begin"/>
              <w:instrText xml:space="preserve"> PAGEREF _Toc229153123 \h </w:instrText>
              <w:fldChar w:fldCharType="separate"/>
              <w:t>32</w:t>
              <w:fldChar w:fldCharType="end"/>
            </w:r>
          </w:hyperlink>
        </w:p>
        <w:p w14:paraId="1307788F" w14:textId="48EF4803"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4" w:history="1">
            <w:r>
              <w:rPr>
                <w:rStyle w:val="Hyperlink"/>
                <w:b/>
                <w:bCs/>
                <w:noProof/>
              </w:rPr>
              <w:t>2.6.2 Unsanctioned Tool Adoption</w:t>
            </w:r>
            <w:r>
              <w:rPr>
                <w:noProof/>
                <w:webHidden/>
              </w:rPr>
              <w:tab/>
              <w:fldChar w:fldCharType="begin"/>
              <w:instrText xml:space="preserve"> PAGEREF _Toc229153124 \h </w:instrText>
              <w:fldChar w:fldCharType="separate"/>
              <w:t>33</w:t>
              <w:fldChar w:fldCharType="end"/>
            </w:r>
          </w:hyperlink>
        </w:p>
        <w:p w14:paraId="20A8C604" w14:textId="0F5CBD38"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5" w:history="1">
            <w:r>
              <w:rPr>
                <w:rStyle w:val="Hyperlink"/>
                <w:b/>
                <w:bCs/>
                <w:noProof/>
              </w:rPr>
              <w:t>2.7 Theoretical Underpinnings</w:t>
            </w:r>
            <w:r>
              <w:rPr>
                <w:noProof/>
                <w:webHidden/>
              </w:rPr>
              <w:tab/>
              <w:fldChar w:fldCharType="begin"/>
              <w:instrText xml:space="preserve"> PAGEREF _Toc229153125 \h </w:instrText>
              <w:fldChar w:fldCharType="separate"/>
              <w:t>35</w:t>
              <w:fldChar w:fldCharType="end"/>
            </w:r>
          </w:hyperlink>
        </w:p>
        <w:p w14:paraId="05C1468C" w14:textId="1D820AFF"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6" w:history="1">
            <w:r>
              <w:rPr>
                <w:rStyle w:val="Hyperlink"/>
                <w:b/>
                <w:bCs/>
                <w:noProof/>
              </w:rPr>
              <w:t>2.7.1 Socio-Technical Systems Theory</w:t>
            </w:r>
            <w:r>
              <w:rPr>
                <w:noProof/>
                <w:webHidden/>
              </w:rPr>
              <w:tab/>
              <w:fldChar w:fldCharType="begin"/>
              <w:instrText xml:space="preserve"> PAGEREF _Toc229153126 \h </w:instrText>
              <w:fldChar w:fldCharType="separate"/>
              <w:t>35</w:t>
              <w:fldChar w:fldCharType="end"/>
            </w:r>
          </w:hyperlink>
        </w:p>
        <w:p w14:paraId="62BC1A16" w14:textId="32AD4DD2"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7" w:history="1">
            <w:r>
              <w:rPr>
                <w:rStyle w:val="Hyperlink"/>
                <w:b/>
                <w:bCs/>
                <w:noProof/>
              </w:rPr>
              <w:t>2.7.2 Cognitive Load Theory</w:t>
            </w:r>
            <w:r>
              <w:rPr>
                <w:noProof/>
                <w:webHidden/>
              </w:rPr>
              <w:tab/>
              <w:fldChar w:fldCharType="begin"/>
              <w:instrText xml:space="preserve"> PAGEREF _Toc229153127 \h </w:instrText>
              <w:fldChar w:fldCharType="separate"/>
              <w:t>38</w:t>
              <w:fldChar w:fldCharType="end"/>
            </w:r>
          </w:hyperlink>
        </w:p>
        <w:p w14:paraId="6541A4CB" w14:textId="3E223893"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8" w:history="1">
            <w:r>
              <w:rPr>
                <w:rStyle w:val="Hyperlink"/>
                <w:b/>
                <w:bCs/>
                <w:noProof/>
              </w:rPr>
              <w:t>2.7.3 Integration of Theoretical Frameworks</w:t>
            </w:r>
            <w:r>
              <w:rPr>
                <w:noProof/>
                <w:webHidden/>
              </w:rPr>
              <w:tab/>
              <w:fldChar w:fldCharType="begin"/>
              <w:instrText xml:space="preserve"> PAGEREF _Toc229153128 \h </w:instrText>
              <w:fldChar w:fldCharType="separate"/>
              <w:t>42</w:t>
              <w:fldChar w:fldCharType="end"/>
            </w:r>
          </w:hyperlink>
        </w:p>
        <w:p w14:paraId="225BE1AE" w14:textId="761EEB0F"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29" w:history="1">
            <w:r>
              <w:rPr>
                <w:rStyle w:val="Hyperlink"/>
                <w:b/>
                <w:bCs/>
                <w:noProof/>
              </w:rPr>
              <w:t>2.8 Conceptual Framework</w:t>
            </w:r>
            <w:r>
              <w:rPr>
                <w:noProof/>
                <w:webHidden/>
              </w:rPr>
              <w:tab/>
              <w:fldChar w:fldCharType="begin"/>
              <w:instrText xml:space="preserve"> PAGEREF _Toc229153129 \h </w:instrText>
              <w:fldChar w:fldCharType="separate"/>
              <w:t>43</w:t>
              <w:fldChar w:fldCharType="end"/>
            </w:r>
          </w:hyperlink>
        </w:p>
        <w:p w14:paraId="39ED9333" w14:textId="16C72156"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0" w:history="1">
            <w:r>
              <w:rPr>
                <w:rStyle w:val="Hyperlink"/>
                <w:b/>
                <w:bCs/>
                <w:noProof/>
              </w:rPr>
              <w:t>2.8.1 Synthesis of Literature Findings</w:t>
            </w:r>
            <w:r>
              <w:rPr>
                <w:noProof/>
                <w:webHidden/>
              </w:rPr>
              <w:tab/>
              <w:fldChar w:fldCharType="begin"/>
              <w:instrText xml:space="preserve"> PAGEREF _Toc229153130 \h </w:instrText>
              <w:fldChar w:fldCharType="separate"/>
              <w:t>43</w:t>
              <w:fldChar w:fldCharType="end"/>
            </w:r>
          </w:hyperlink>
        </w:p>
        <w:p w14:paraId="6A34CDD6" w14:textId="456DA001"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1" w:history="1">
            <w:r>
              <w:rPr>
                <w:rStyle w:val="Hyperlink"/>
                <w:b/>
                <w:bCs/>
                <w:noProof/>
              </w:rPr>
              <w:t>2.8.2 The Three-Pillar Framework</w:t>
            </w:r>
            <w:r>
              <w:rPr>
                <w:noProof/>
                <w:webHidden/>
              </w:rPr>
              <w:tab/>
              <w:fldChar w:fldCharType="begin"/>
              <w:instrText xml:space="preserve"> PAGEREF _Toc229153131 \h </w:instrText>
              <w:fldChar w:fldCharType="separate"/>
              <w:t>44</w:t>
              <w:fldChar w:fldCharType="end"/>
            </w:r>
          </w:hyperlink>
        </w:p>
        <w:p w14:paraId="06C9816F" w14:textId="3178A01D"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2" w:history="1">
            <w:r>
              <w:rPr>
                <w:rStyle w:val="Hyperlink"/>
                <w:b/>
                <w:bCs/>
                <w:noProof/>
              </w:rPr>
              <w:t xml:space="preserve">2.9 </w:t>
            </w:r>
            <w:del w:id="9027" w:author="Claude" w:date="2026-05-29T12:00:00Z">
              <w:r>
                <w:rPr>
                  <w:rStyle w:val="Hyperlink"/>
                  <w:b/>
                  <w:bCs/>
                  <w:noProof/>
                </w:rPr>
                <w:delText>Research Hypotheses</w:delText>
              </w:r>
            </w:del>
            <w:ins w:id="9028" w:author="Claude" w:date="2026-05-29T12:00:00Z">
              <w:r>
                <w:rPr>
                  <w:rStyle w:val="Hyperlink"/>
                  <w:b/>
                  <w:bCs/>
                  <w:noProof/>
                </w:rPr>
                <w:t>Guiding Propositions</w:t>
              </w:r>
            </w:ins>
            <w:r>
              <w:rPr>
                <w:noProof/>
                <w:webHidden/>
              </w:rPr>
              <w:tab/>
              <w:fldChar w:fldCharType="begin"/>
              <w:instrText xml:space="preserve"> PAGEREF _Toc229153132 \h </w:instrText>
              <w:fldChar w:fldCharType="separate"/>
              <w:t>45</w:t>
              <w:fldChar w:fldCharType="end"/>
            </w:r>
          </w:hyperlink>
        </w:p>
        <w:p w14:paraId="7B772802" w14:textId="3FE7693A"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3" w:history="1">
            <w:r>
              <w:rPr>
                <w:rStyle w:val="Hyperlink"/>
                <w:b/>
                <w:bCs/>
                <w:noProof/>
              </w:rPr>
              <w:t>Artifact Gap: Code Quality</w:t>
            </w:r>
            <w:r>
              <w:rPr>
                <w:noProof/>
                <w:webHidden/>
              </w:rPr>
              <w:tab/>
              <w:fldChar w:fldCharType="begin"/>
              <w:instrText xml:space="preserve"> PAGEREF _Toc229153133 \h </w:instrText>
              <w:fldChar w:fldCharType="separate"/>
              <w:t>45</w:t>
              <w:fldChar w:fldCharType="end"/>
            </w:r>
          </w:hyperlink>
        </w:p>
        <w:p w14:paraId="2546C6C5" w14:textId="7D79748F"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4" w:history="1">
            <w:r>
              <w:rPr>
                <w:rStyle w:val="Hyperlink"/>
                <w:b/>
                <w:bCs/>
                <w:noProof/>
              </w:rPr>
              <w:t>Capability Gap: Developer Competency</w:t>
            </w:r>
            <w:r>
              <w:rPr>
                <w:noProof/>
                <w:webHidden/>
              </w:rPr>
              <w:tab/>
              <w:fldChar w:fldCharType="begin"/>
              <w:instrText xml:space="preserve"> PAGEREF _Toc229153134 \h </w:instrText>
              <w:fldChar w:fldCharType="separate"/>
              <w:t>46</w:t>
              <w:fldChar w:fldCharType="end"/>
            </w:r>
          </w:hyperlink>
        </w:p>
        <w:p w14:paraId="274438BA" w14:textId="4D7B78D4"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5" w:history="1">
            <w:r>
              <w:rPr>
                <w:rStyle w:val="Hyperlink"/>
                <w:b/>
                <w:bCs/>
                <w:noProof/>
              </w:rPr>
              <w:t>Methodology Gap: Process Compliance</w:t>
            </w:r>
            <w:r>
              <w:rPr>
                <w:noProof/>
                <w:webHidden/>
              </w:rPr>
              <w:tab/>
              <w:fldChar w:fldCharType="begin"/>
              <w:instrText xml:space="preserve"> PAGEREF _Toc229153135 \h </w:instrText>
              <w:fldChar w:fldCharType="separate"/>
              <w:t>47</w:t>
              <w:fldChar w:fldCharType="end"/>
            </w:r>
          </w:hyperlink>
        </w:p>
        <w:p w14:paraId="7F410425" w14:textId="20D3108D"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6" w:history="1">
            <w:r>
              <w:rPr>
                <w:rStyle w:val="Hyperlink"/>
                <w:b/>
                <w:bCs/>
                <w:noProof/>
              </w:rPr>
              <w:t>2.10 Section Summary</w:t>
            </w:r>
            <w:r>
              <w:rPr>
                <w:noProof/>
                <w:webHidden/>
              </w:rPr>
              <w:tab/>
              <w:fldChar w:fldCharType="begin"/>
              <w:instrText xml:space="preserve"> PAGEREF _Toc229153136 \h </w:instrText>
              <w:fldChar w:fldCharType="separate"/>
              <w:t>48</w:t>
              <w:fldChar w:fldCharType="end"/>
            </w:r>
          </w:hyperlink>
        </w:p>
        <w:p w14:paraId="7C48F1B4" w14:textId="0531D00A" w:rsidR="008A3469" w:rsidRDefault="008A3469">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7" w:history="1">
            <w:r>
              <w:rPr>
                <w:rStyle w:val="Hyperlink"/>
                <w:b/>
                <w:bCs/>
                <w:noProof/>
              </w:rPr>
              <w:t>CHAPTER 3: RESEARCH METHODOLOGY</w:t>
            </w:r>
            <w:r>
              <w:rPr>
                <w:noProof/>
                <w:webHidden/>
              </w:rPr>
              <w:tab/>
              <w:fldChar w:fldCharType="begin"/>
              <w:instrText xml:space="preserve"> PAGEREF _Toc229153137 \h </w:instrText>
              <w:fldChar w:fldCharType="separate"/>
              <w:t>50</w:t>
              <w:fldChar w:fldCharType="end"/>
            </w:r>
          </w:hyperlink>
        </w:p>
        <w:p w14:paraId="156D86BF" w14:textId="144448AF"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8" w:history="1">
            <w:r>
              <w:rPr>
                <w:rStyle w:val="Hyperlink"/>
                <w:b/>
                <w:bCs/>
                <w:noProof/>
              </w:rPr>
              <w:t>3.1 Introduction</w:t>
            </w:r>
            <w:r>
              <w:rPr>
                <w:noProof/>
                <w:webHidden/>
              </w:rPr>
              <w:tab/>
              <w:fldChar w:fldCharType="begin"/>
              <w:instrText xml:space="preserve"> PAGEREF _Toc229153138 \h </w:instrText>
              <w:fldChar w:fldCharType="separate"/>
              <w:t>50</w:t>
              <w:fldChar w:fldCharType="end"/>
            </w:r>
          </w:hyperlink>
        </w:p>
        <w:p w14:paraId="25D706B5" w14:textId="4CEB6573"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39" w:history="1">
            <w:r>
              <w:rPr>
                <w:rStyle w:val="Hyperlink"/>
                <w:b/>
                <w:bCs/>
                <w:noProof/>
              </w:rPr>
              <w:t>3.2 Research Design</w:t>
            </w:r>
            <w:r>
              <w:rPr>
                <w:noProof/>
                <w:webHidden/>
              </w:rPr>
              <w:tab/>
              <w:fldChar w:fldCharType="begin"/>
              <w:instrText xml:space="preserve"> PAGEREF _Toc229153139 \h </w:instrText>
              <w:fldChar w:fldCharType="separate"/>
              <w:t>50</w:t>
              <w:fldChar w:fldCharType="end"/>
            </w:r>
          </w:hyperlink>
        </w:p>
        <w:p w14:paraId="452925DF" w14:textId="78312EEF"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0" w:history="1">
            <w:r>
              <w:rPr>
                <w:rStyle w:val="Hyperlink"/>
                <w:b/>
                <w:bCs/>
                <w:noProof/>
              </w:rPr>
              <w:t>3.2.1 How the Conceptual Framework Fits into Research Design</w:t>
            </w:r>
            <w:r>
              <w:rPr>
                <w:noProof/>
                <w:webHidden/>
              </w:rPr>
              <w:tab/>
              <w:fldChar w:fldCharType="begin"/>
              <w:instrText xml:space="preserve"> PAGEREF _Toc229153140 \h </w:instrText>
              <w:fldChar w:fldCharType="separate"/>
              <w:t>50</w:t>
              <w:fldChar w:fldCharType="end"/>
            </w:r>
          </w:hyperlink>
        </w:p>
        <w:p w14:paraId="569EA6DD" w14:textId="3A296BE0"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1" w:history="1">
            <w:r>
              <w:rPr>
                <w:rStyle w:val="Hyperlink"/>
                <w:b/>
                <w:bCs/>
                <w:noProof/>
              </w:rPr>
              <w:t>3.3 Research Philosophy</w:t>
            </w:r>
            <w:r>
              <w:rPr>
                <w:noProof/>
                <w:webHidden/>
              </w:rPr>
              <w:tab/>
              <w:fldChar w:fldCharType="begin"/>
              <w:instrText xml:space="preserve"> PAGEREF _Toc229153141 \h </w:instrText>
              <w:fldChar w:fldCharType="separate"/>
              <w:t>50</w:t>
              <w:fldChar w:fldCharType="end"/>
            </w:r>
          </w:hyperlink>
        </w:p>
        <w:p w14:paraId="1F7457BC" w14:textId="742C7C92"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2" w:history="1">
            <w:r>
              <w:rPr>
                <w:rStyle w:val="Hyperlink"/>
                <w:b/>
                <w:bCs/>
                <w:noProof/>
              </w:rPr>
              <w:t>3.3.1 Ontology</w:t>
            </w:r>
            <w:r>
              <w:rPr>
                <w:noProof/>
                <w:webHidden/>
              </w:rPr>
              <w:tab/>
              <w:fldChar w:fldCharType="begin"/>
              <w:instrText xml:space="preserve"> PAGEREF _Toc229153142 \h </w:instrText>
              <w:fldChar w:fldCharType="separate"/>
              <w:t>52</w:t>
              <w:fldChar w:fldCharType="end"/>
            </w:r>
          </w:hyperlink>
        </w:p>
        <w:p w14:paraId="4D568CE8" w14:textId="33A1B7BA"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3" w:history="1">
            <w:r>
              <w:rPr>
                <w:rStyle w:val="Hyperlink"/>
                <w:b/>
                <w:bCs/>
                <w:noProof/>
              </w:rPr>
              <w:t>3.3.2 Epistemology</w:t>
            </w:r>
            <w:r>
              <w:rPr>
                <w:noProof/>
                <w:webHidden/>
              </w:rPr>
              <w:tab/>
              <w:fldChar w:fldCharType="begin"/>
              <w:instrText xml:space="preserve"> PAGEREF _Toc229153143 \h </w:instrText>
              <w:fldChar w:fldCharType="separate"/>
              <w:t>52</w:t>
              <w:fldChar w:fldCharType="end"/>
            </w:r>
          </w:hyperlink>
        </w:p>
        <w:p w14:paraId="0C68704F" w14:textId="798BA7AB"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4" w:history="1">
            <w:r>
              <w:rPr>
                <w:rStyle w:val="Hyperlink"/>
                <w:b/>
                <w:bCs/>
                <w:noProof/>
              </w:rPr>
              <w:t>3.4 Research Approach</w:t>
            </w:r>
            <w:r>
              <w:rPr>
                <w:noProof/>
                <w:webHidden/>
              </w:rPr>
              <w:tab/>
              <w:fldChar w:fldCharType="begin"/>
              <w:instrText xml:space="preserve"> PAGEREF _Toc229153144 \h </w:instrText>
              <w:fldChar w:fldCharType="separate"/>
              <w:t>52</w:t>
              <w:fldChar w:fldCharType="end"/>
            </w:r>
          </w:hyperlink>
        </w:p>
        <w:p w14:paraId="1DA939E1" w14:textId="56A45762"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5" w:history="1">
            <w:r>
              <w:rPr>
                <w:rStyle w:val="Hyperlink"/>
                <w:b/>
                <w:bCs/>
                <w:noProof/>
              </w:rPr>
              <w:t>3.5 Research Method</w:t>
            </w:r>
            <w:r>
              <w:rPr>
                <w:noProof/>
                <w:webHidden/>
              </w:rPr>
              <w:tab/>
              <w:fldChar w:fldCharType="begin"/>
              <w:instrText xml:space="preserve"> PAGEREF _Toc229153145 \h </w:instrText>
              <w:fldChar w:fldCharType="separate"/>
              <w:t>53</w:t>
              <w:fldChar w:fldCharType="end"/>
            </w:r>
          </w:hyperlink>
        </w:p>
        <w:p w14:paraId="001E228B" w14:textId="4F924AE5"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6" w:history="1">
            <w:r>
              <w:rPr>
                <w:rStyle w:val="Hyperlink"/>
                <w:b/>
                <w:bCs/>
                <w:noProof/>
              </w:rPr>
              <w:t>3.6 Target Population</w:t>
            </w:r>
            <w:r>
              <w:rPr>
                <w:noProof/>
                <w:webHidden/>
              </w:rPr>
              <w:tab/>
              <w:fldChar w:fldCharType="begin"/>
              <w:instrText xml:space="preserve"> PAGEREF _Toc229153146 \h </w:instrText>
              <w:fldChar w:fldCharType="separate"/>
              <w:t>53</w:t>
              <w:fldChar w:fldCharType="end"/>
            </w:r>
          </w:hyperlink>
        </w:p>
        <w:p w14:paraId="1F1FCBA5" w14:textId="2B13C8F6"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7" w:history="1">
            <w:r>
              <w:rPr>
                <w:rStyle w:val="Hyperlink"/>
                <w:b/>
                <w:bCs/>
                <w:noProof/>
              </w:rPr>
              <w:t>3.7 Sampling Technique</w:t>
            </w:r>
            <w:r>
              <w:rPr>
                <w:noProof/>
                <w:webHidden/>
              </w:rPr>
              <w:tab/>
              <w:fldChar w:fldCharType="begin"/>
              <w:instrText xml:space="preserve"> PAGEREF _Toc229153147 \h </w:instrText>
              <w:fldChar w:fldCharType="separate"/>
              <w:t>54</w:t>
              <w:fldChar w:fldCharType="end"/>
            </w:r>
          </w:hyperlink>
        </w:p>
        <w:p w14:paraId="21D445AC" w14:textId="7F482AE9"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8" w:history="1">
            <w:r>
              <w:rPr>
                <w:rStyle w:val="Hyperlink"/>
                <w:b/>
                <w:bCs/>
                <w:noProof/>
              </w:rPr>
              <w:t>3.8 Data Collection Method</w:t>
            </w:r>
            <w:r>
              <w:rPr>
                <w:noProof/>
                <w:webHidden/>
              </w:rPr>
              <w:tab/>
              <w:fldChar w:fldCharType="begin"/>
              <w:instrText xml:space="preserve"> PAGEREF _Toc229153148 \h </w:instrText>
              <w:fldChar w:fldCharType="separate"/>
              <w:t>55</w:t>
              <w:fldChar w:fldCharType="end"/>
            </w:r>
          </w:hyperlink>
        </w:p>
        <w:p w14:paraId="67819958" w14:textId="2352E5B9"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49" w:history="1">
            <w:r>
              <w:rPr>
                <w:rStyle w:val="Hyperlink"/>
                <w:b/>
                <w:bCs/>
                <w:noProof/>
              </w:rPr>
              <w:t>3.9 Data Analysis</w:t>
            </w:r>
            <w:r>
              <w:rPr>
                <w:noProof/>
                <w:webHidden/>
              </w:rPr>
              <w:tab/>
              <w:fldChar w:fldCharType="begin"/>
              <w:instrText xml:space="preserve"> PAGEREF _Toc229153149 \h </w:instrText>
              <w:fldChar w:fldCharType="separate"/>
              <w:t>56</w:t>
              <w:fldChar w:fldCharType="end"/>
            </w:r>
          </w:hyperlink>
        </w:p>
        <w:p w14:paraId="71E4B835" w14:textId="4369AFB8"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0" w:history="1">
            <w:r>
              <w:rPr>
                <w:rStyle w:val="Hyperlink"/>
                <w:b/>
                <w:bCs/>
                <w:noProof/>
              </w:rPr>
              <w:t>3.10 Trustworthiness</w:t>
            </w:r>
            <w:r>
              <w:rPr>
                <w:noProof/>
                <w:webHidden/>
              </w:rPr>
              <w:tab/>
              <w:fldChar w:fldCharType="begin"/>
              <w:instrText xml:space="preserve"> PAGEREF _Toc229153150 \h </w:instrText>
              <w:fldChar w:fldCharType="separate"/>
              <w:t>57</w:t>
              <w:fldChar w:fldCharType="end"/>
            </w:r>
          </w:hyperlink>
        </w:p>
        <w:p w14:paraId="6E7BB107" w14:textId="7F5BFF1D"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1" w:history="1">
            <w:r>
              <w:rPr>
                <w:rStyle w:val="Hyperlink"/>
                <w:b/>
                <w:bCs/>
                <w:noProof/>
              </w:rPr>
              <w:t>3.10.1 Credibility</w:t>
            </w:r>
            <w:r>
              <w:rPr>
                <w:noProof/>
                <w:webHidden/>
              </w:rPr>
              <w:tab/>
              <w:fldChar w:fldCharType="begin"/>
              <w:instrText xml:space="preserve"> PAGEREF _Toc229153151 \h </w:instrText>
              <w:fldChar w:fldCharType="separate"/>
              <w:t>57</w:t>
              <w:fldChar w:fldCharType="end"/>
            </w:r>
          </w:hyperlink>
        </w:p>
        <w:p w14:paraId="1A43496A" w14:textId="2BAE99E5"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2" w:history="1">
            <w:r>
              <w:rPr>
                <w:rStyle w:val="Hyperlink"/>
                <w:b/>
                <w:bCs/>
                <w:noProof/>
              </w:rPr>
              <w:t>3.10.2 Transferability</w:t>
            </w:r>
            <w:r>
              <w:rPr>
                <w:noProof/>
                <w:webHidden/>
              </w:rPr>
              <w:tab/>
              <w:fldChar w:fldCharType="begin"/>
              <w:instrText xml:space="preserve"> PAGEREF _Toc229153152 \h </w:instrText>
              <w:fldChar w:fldCharType="separate"/>
              <w:t>57</w:t>
              <w:fldChar w:fldCharType="end"/>
            </w:r>
          </w:hyperlink>
        </w:p>
        <w:p w14:paraId="22642254" w14:textId="515695DA"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3" w:history="1">
            <w:r>
              <w:rPr>
                <w:rStyle w:val="Hyperlink"/>
                <w:b/>
                <w:bCs/>
                <w:noProof/>
              </w:rPr>
              <w:t>3.10.3 Dependability</w:t>
            </w:r>
            <w:r>
              <w:rPr>
                <w:noProof/>
                <w:webHidden/>
              </w:rPr>
              <w:tab/>
              <w:fldChar w:fldCharType="begin"/>
              <w:instrText xml:space="preserve"> PAGEREF _Toc229153153 \h </w:instrText>
              <w:fldChar w:fldCharType="separate"/>
              <w:t>57</w:t>
              <w:fldChar w:fldCharType="end"/>
            </w:r>
          </w:hyperlink>
        </w:p>
        <w:p w14:paraId="7685BA8B" w14:textId="2FD5DE81"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4" w:history="1">
            <w:r>
              <w:rPr>
                <w:rStyle w:val="Hyperlink"/>
                <w:b/>
                <w:bCs/>
                <w:noProof/>
              </w:rPr>
              <w:t>3.10.4 Confirmability</w:t>
            </w:r>
            <w:r>
              <w:rPr>
                <w:noProof/>
                <w:webHidden/>
              </w:rPr>
              <w:tab/>
              <w:fldChar w:fldCharType="begin"/>
              <w:instrText xml:space="preserve"> PAGEREF _Toc229153154 \h </w:instrText>
              <w:fldChar w:fldCharType="separate"/>
              <w:t>58</w:t>
              <w:fldChar w:fldCharType="end"/>
            </w:r>
          </w:hyperlink>
        </w:p>
        <w:p w14:paraId="03525206" w14:textId="503C200F"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5" w:history="1">
            <w:r>
              <w:rPr>
                <w:rStyle w:val="Hyperlink"/>
                <w:b/>
                <w:bCs/>
                <w:noProof/>
              </w:rPr>
              <w:t>3.11 Ethical Considerations</w:t>
            </w:r>
            <w:r>
              <w:rPr>
                <w:noProof/>
                <w:webHidden/>
              </w:rPr>
              <w:tab/>
              <w:fldChar w:fldCharType="begin"/>
              <w:instrText xml:space="preserve"> PAGEREF _Toc229153155 \h </w:instrText>
              <w:fldChar w:fldCharType="separate"/>
              <w:t>58</w:t>
              <w:fldChar w:fldCharType="end"/>
            </w:r>
          </w:hyperlink>
        </w:p>
        <w:p w14:paraId="08215679" w14:textId="721906CA"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6" w:history="1">
            <w:r>
              <w:rPr>
                <w:rStyle w:val="Hyperlink"/>
                <w:b/>
                <w:bCs/>
                <w:noProof/>
              </w:rPr>
              <w:t>3.11.1 Ethical Clearance</w:t>
            </w:r>
            <w:r>
              <w:rPr>
                <w:noProof/>
                <w:webHidden/>
              </w:rPr>
              <w:tab/>
              <w:fldChar w:fldCharType="begin"/>
              <w:instrText xml:space="preserve"> PAGEREF _Toc229153156 \h </w:instrText>
              <w:fldChar w:fldCharType="separate"/>
              <w:t>58</w:t>
              <w:fldChar w:fldCharType="end"/>
            </w:r>
          </w:hyperlink>
        </w:p>
        <w:p w14:paraId="01FF0C79" w14:textId="6FA5CDCE"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7" w:history="1">
            <w:r>
              <w:rPr>
                <w:rStyle w:val="Hyperlink"/>
                <w:b/>
                <w:bCs/>
                <w:noProof/>
              </w:rPr>
              <w:t>3.11.2 Informed Consent</w:t>
            </w:r>
            <w:r>
              <w:rPr>
                <w:noProof/>
                <w:webHidden/>
              </w:rPr>
              <w:tab/>
              <w:fldChar w:fldCharType="begin"/>
              <w:instrText xml:space="preserve"> PAGEREF _Toc229153157 \h </w:instrText>
              <w:fldChar w:fldCharType="separate"/>
              <w:t>58</w:t>
              <w:fldChar w:fldCharType="end"/>
            </w:r>
          </w:hyperlink>
        </w:p>
        <w:p w14:paraId="308E1E05" w14:textId="7FA83FEF"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8" w:history="1">
            <w:r>
              <w:rPr>
                <w:rStyle w:val="Hyperlink"/>
                <w:b/>
                <w:bCs/>
                <w:noProof/>
              </w:rPr>
              <w:t>3.11.3 Privacy, Confidentiality and Anonymity</w:t>
            </w:r>
            <w:r>
              <w:rPr>
                <w:noProof/>
                <w:webHidden/>
              </w:rPr>
              <w:tab/>
              <w:fldChar w:fldCharType="begin"/>
              <w:instrText xml:space="preserve"> PAGEREF _Toc229153158 \h </w:instrText>
              <w:fldChar w:fldCharType="separate"/>
              <w:t>58</w:t>
              <w:fldChar w:fldCharType="end"/>
            </w:r>
          </w:hyperlink>
        </w:p>
        <w:p w14:paraId="57226682" w14:textId="2C32F076"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59" w:history="1">
            <w:r>
              <w:rPr>
                <w:rStyle w:val="Hyperlink"/>
                <w:b/>
                <w:bCs/>
                <w:noProof/>
              </w:rPr>
              <w:t>3.11.4 POPIA Compliance</w:t>
            </w:r>
            <w:r>
              <w:rPr>
                <w:noProof/>
                <w:webHidden/>
              </w:rPr>
              <w:tab/>
              <w:fldChar w:fldCharType="begin"/>
              <w:instrText xml:space="preserve"> PAGEREF _Toc229153159 \h </w:instrText>
              <w:fldChar w:fldCharType="separate"/>
              <w:t>59</w:t>
              <w:fldChar w:fldCharType="end"/>
            </w:r>
          </w:hyperlink>
        </w:p>
        <w:p w14:paraId="5DC3781E" w14:textId="5CF9C549" w:rsidR="008A3469" w:rsidRDefault="008A3469">
          <w:pPr>
            <w:pStyle w:val="TOC3"/>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60" w:history="1">
            <w:r>
              <w:rPr>
                <w:rStyle w:val="Hyperlink"/>
                <w:b/>
                <w:bCs/>
                <w:noProof/>
              </w:rPr>
              <w:t>3.11.5 Harm and Risk</w:t>
            </w:r>
            <w:r>
              <w:rPr>
                <w:noProof/>
                <w:webHidden/>
              </w:rPr>
              <w:tab/>
              <w:fldChar w:fldCharType="begin"/>
              <w:instrText xml:space="preserve"> PAGEREF _Toc229153160 \h </w:instrText>
              <w:fldChar w:fldCharType="separate"/>
              <w:t>59</w:t>
              <w:fldChar w:fldCharType="end"/>
            </w:r>
          </w:hyperlink>
        </w:p>
        <w:p w14:paraId="2EE41082" w14:textId="5F72459F" w:rsidR="008A3469" w:rsidRDefault="008A3469">
          <w:pPr>
            <w:pStyle w:val="TOC2"/>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61" w:history="1">
            <w:r>
              <w:rPr>
                <w:rStyle w:val="Hyperlink"/>
                <w:b/>
                <w:bCs/>
                <w:noProof/>
              </w:rPr>
              <w:t>3.12 Section Summary</w:t>
            </w:r>
            <w:r>
              <w:rPr>
                <w:noProof/>
                <w:webHidden/>
              </w:rPr>
              <w:tab/>
              <w:fldChar w:fldCharType="begin"/>
              <w:instrText xml:space="preserve"> PAGEREF _Toc229153161 \h </w:instrText>
              <w:fldChar w:fldCharType="separate"/>
              <w:t>59</w:t>
              <w:fldChar w:fldCharType="end"/>
            </w:r>
          </w:hyperlink>
        </w:p>
        <w:p w14:paraId="7E5A1D7F" w14:textId="35CD3D94" w:rsidR="008A3469" w:rsidRDefault="008A3469">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62" w:history="1">
            <w:r>
              <w:rPr>
                <w:rStyle w:val="Hyperlink"/>
                <w:b/>
                <w:bCs/>
                <w:noProof/>
                <w:lang w:val="en-ZA"/>
              </w:rPr>
              <w:t>REFERENCES</w:t>
            </w:r>
            <w:r>
              <w:rPr>
                <w:noProof/>
                <w:webHidden/>
              </w:rPr>
              <w:tab/>
              <w:fldChar w:fldCharType="begin"/>
              <w:instrText xml:space="preserve"> PAGEREF _Toc229153162 \h </w:instrText>
              <w:fldChar w:fldCharType="separate"/>
              <w:t>61</w:t>
              <w:fldChar w:fldCharType="end"/>
            </w:r>
          </w:hyperlink>
        </w:p>
        <w:p w14:paraId="622A7BE8" w14:textId="6F9FCCCA" w:rsidR="008A3469" w:rsidRDefault="008A3469">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63" w:history="1">
            <w:r>
              <w:rPr>
                <w:rStyle w:val="Hyperlink"/>
                <w:b/>
                <w:bCs/>
                <w:noProof/>
                <w:lang w:val="en-ZA"/>
              </w:rPr>
              <w:t>APPENDIX A: ESTIMATED RESEARCH BUDGET</w:t>
            </w:r>
            <w:r>
              <w:rPr>
                <w:noProof/>
                <w:webHidden/>
              </w:rPr>
              <w:tab/>
              <w:fldChar w:fldCharType="begin"/>
              <w:instrText xml:space="preserve"> PAGEREF _Toc229153163 \h </w:instrText>
              <w:fldChar w:fldCharType="separate"/>
              <w:t>74</w:t>
              <w:fldChar w:fldCharType="end"/>
            </w:r>
          </w:hyperlink>
        </w:p>
        <w:p w14:paraId="12E06D58" w14:textId="37E78C58" w:rsidR="008A3469" w:rsidRDefault="008A3469">
          <w:pPr>
            <w:pStyle w:val="TOC1"/>
            <w:tabs>
              <w:tab w:val="right" w:leader="dot" w:pos="9350"/>
            </w:tabs>
            <w:rPr>
              <w:rFonts w:asciiTheme="minorHAnsi" w:eastAsiaTheme="minorEastAsia" w:hAnsiTheme="minorHAnsi" w:cstheme="minorBidi"/>
              <w:noProof/>
              <w:kern w:val="2"/>
              <w:sz w:val="24"/>
              <w:szCs w:val="24"/>
              <w:lang w:val="en-ZA"/>
              <w14:ligatures w14:val="standardContextual"/>
            </w:rPr>
          </w:pPr>
          <w:hyperlink w:anchor="_Toc229153164" w:history="1">
            <w:r>
              <w:rPr>
                <w:rStyle w:val="Hyperlink"/>
                <w:b/>
                <w:bCs/>
                <w:noProof/>
                <w:lang w:val="en-ZA"/>
              </w:rPr>
              <w:t>APPENDIX B: RESEARCH TIMELINE</w:t>
            </w:r>
            <w:r>
              <w:rPr>
                <w:noProof/>
                <w:webHidden/>
              </w:rPr>
              <w:tab/>
              <w:fldChar w:fldCharType="begin"/>
              <w:instrText xml:space="preserve"> PAGEREF _Toc229153164 \h </w:instrText>
              <w:fldChar w:fldCharType="separate"/>
              <w:t>75</w:t>
              <w:fldChar w:fldCharType="end"/>
            </w:r>
          </w:hyperlink>
        </w:p>
        <w:p w14:paraId="25D157B7" w14:textId="46CF7853" w:rsidR="00F81D6E" w:rsidRPr="00DB74A8" w:rsidRDefault="00F81D6E" w:rsidP="00DB74A8">
          <w:pPr>
            <w:spacing w:line="360" w:lineRule="auto"/>
            <w:jc w:val="both"/>
            <w:rPr>
              <w:color w:val="000000" w:themeColor="text1"/>
            </w:rPr>
          </w:pPr>
          <w:r>
            <w:rPr>
              <w:b/>
              <w:bCs/>
              <w:noProof/>
              <w:color w:val="000000" w:themeColor="text1"/>
            </w:rPr>
            <w:fldChar w:fldCharType="end"/>
          </w:r>
        </w:p>
      </w:sdtContent>
    </w:sdt>
    <w:p w14:paraId="5A2F089A" w14:textId="77777777" w:rsidR="001832E0" w:rsidRPr="00DB74A8" w:rsidRDefault="001832E0" w:rsidP="00DB74A8">
      <w:pPr>
        <w:spacing w:before="240" w:after="240" w:line="360" w:lineRule="auto"/>
        <w:jc w:val="both"/>
        <w:rPr>
          <w:color w:val="000000" w:themeColor="text1"/>
        </w:rPr>
      </w:pPr>
    </w:p>
    <w:p w14:paraId="752F8803" w14:textId="72F557EF" w:rsidR="00D23D04" w:rsidRPr="00DB74A8" w:rsidRDefault="00D23D04" w:rsidP="00DB74A8">
      <w:pPr>
        <w:spacing w:line="360" w:lineRule="auto"/>
        <w:jc w:val="both"/>
        <w:rPr>
          <w:color w:val="000000" w:themeColor="text1"/>
        </w:rPr>
      </w:pPr>
      <w:r>
        <w:rPr>
          <w:color w:val="000000" w:themeColor="text1"/>
        </w:rPr>
        <w:br w:type="page"/>
      </w:r>
    </w:p>
    <w:p w14:paraId="2AD2AB7A" w14:textId="77777777" w:rsidR="00F81D6E" w:rsidRPr="00DB74A8" w:rsidRDefault="00F81D6E" w:rsidP="00DB74A8">
      <w:pPr>
        <w:spacing w:before="240" w:after="240" w:line="360" w:lineRule="auto"/>
        <w:jc w:val="both"/>
        <w:rPr>
          <w:b/>
          <w:bCs/>
          <w:color w:val="000000" w:themeColor="text1"/>
        </w:rPr>
      </w:pPr>
      <w:bookmarkStart w:id="4" w:name="_Toc228864006"/>
      <w:r>
        <w:rPr>
          <w:b/>
          <w:bCs/>
          <w:color w:val="000000" w:themeColor="text1"/>
        </w:rPr>
        <w:lastRenderedPageBreak/>
        <w:t>LIST OF ACRONYMS</w:t>
      </w:r>
      <w:bookmarkEnd w:id="4"/>
    </w:p>
    <w:tbl>
      <w:tblPr>
        <w:tblStyle w:val="TableGridLight"/>
        <w:tblW w:w="8835" w:type="dxa"/>
        <w:tblLayout w:type="fixed"/>
        <w:tblLook w:val="0600" w:firstRow="0" w:lastRow="0" w:firstColumn="0" w:lastColumn="0" w:noHBand="1" w:noVBand="1"/>
      </w:tblPr>
      <w:tblGrid>
        <w:gridCol w:w="2610"/>
        <w:gridCol w:w="6225"/>
      </w:tblGrid>
      <w:tr w:rsidR="00F81D6E" w:rsidRPr="00DB74A8" w14:paraId="6C04D844" w14:textId="77777777" w:rsidTr="00F81D6E">
        <w:trPr>
          <w:trHeight w:val="465"/>
        </w:trPr>
        <w:tc>
          <w:tcPr>
            <w:tcW w:w="2610" w:type="dxa"/>
            <w:hideMark/>
          </w:tcPr>
          <w:p w14:paraId="6F091F70" w14:textId="77777777" w:rsidR="00F81D6E" w:rsidRPr="00DB74A8" w:rsidRDefault="00F81D6E" w:rsidP="00DB74A8">
            <w:pPr>
              <w:spacing w:before="240" w:after="240" w:line="360" w:lineRule="auto"/>
              <w:jc w:val="both"/>
              <w:rPr>
                <w:color w:val="000000" w:themeColor="text1"/>
              </w:rPr>
            </w:pPr>
            <w:r>
              <w:rPr>
                <w:color w:val="000000" w:themeColor="text1"/>
              </w:rPr>
              <w:t>Acronym</w:t>
            </w:r>
          </w:p>
        </w:tc>
        <w:tc>
          <w:tcPr>
            <w:tcW w:w="6225" w:type="dxa"/>
            <w:hideMark/>
          </w:tcPr>
          <w:p w14:paraId="4C080DC3" w14:textId="77777777" w:rsidR="00F81D6E" w:rsidRPr="00DB74A8" w:rsidRDefault="00F81D6E" w:rsidP="00DB74A8">
            <w:pPr>
              <w:spacing w:before="240" w:after="240" w:line="360" w:lineRule="auto"/>
              <w:jc w:val="both"/>
              <w:rPr>
                <w:color w:val="000000" w:themeColor="text1"/>
              </w:rPr>
            </w:pPr>
            <w:r>
              <w:rPr>
                <w:color w:val="000000" w:themeColor="text1"/>
              </w:rPr>
              <w:t>Full Term</w:t>
            </w:r>
          </w:p>
        </w:tc>
      </w:tr>
      <w:tr w:rsidR="00F81D6E" w:rsidRPr="00DB74A8" w14:paraId="63E987CE" w14:textId="77777777" w:rsidTr="00F81D6E">
        <w:trPr>
          <w:trHeight w:val="465"/>
        </w:trPr>
        <w:tc>
          <w:tcPr>
            <w:tcW w:w="2610" w:type="dxa"/>
            <w:hideMark/>
          </w:tcPr>
          <w:p w14:paraId="10E98E29" w14:textId="77777777" w:rsidR="00F81D6E" w:rsidRPr="00DB74A8" w:rsidRDefault="00F81D6E" w:rsidP="00DB74A8">
            <w:pPr>
              <w:spacing w:before="240" w:after="240" w:line="360" w:lineRule="auto"/>
              <w:jc w:val="both"/>
              <w:rPr>
                <w:color w:val="000000" w:themeColor="text1"/>
              </w:rPr>
            </w:pPr>
            <w:r>
              <w:rPr>
                <w:color w:val="000000" w:themeColor="text1"/>
              </w:rPr>
              <w:t>ACM</w:t>
            </w:r>
          </w:p>
        </w:tc>
        <w:tc>
          <w:tcPr>
            <w:tcW w:w="6225" w:type="dxa"/>
            <w:hideMark/>
          </w:tcPr>
          <w:p w14:paraId="6AFF6C45" w14:textId="77777777" w:rsidR="00F81D6E" w:rsidRPr="00DB74A8" w:rsidRDefault="00F81D6E" w:rsidP="00DB74A8">
            <w:pPr>
              <w:spacing w:before="240" w:after="240" w:line="360" w:lineRule="auto"/>
              <w:jc w:val="both"/>
              <w:rPr>
                <w:color w:val="000000" w:themeColor="text1"/>
              </w:rPr>
            </w:pPr>
            <w:r>
              <w:rPr>
                <w:color w:val="000000" w:themeColor="text1"/>
              </w:rPr>
              <w:t>Association for Computing Machinery</w:t>
            </w:r>
          </w:p>
        </w:tc>
      </w:tr>
      <w:tr w:rsidR="00F81D6E" w:rsidRPr="00DB74A8" w14:paraId="469AE8B5" w14:textId="77777777" w:rsidTr="00F81D6E">
        <w:trPr>
          <w:trHeight w:val="465"/>
        </w:trPr>
        <w:tc>
          <w:tcPr>
            <w:tcW w:w="2610" w:type="dxa"/>
            <w:hideMark/>
          </w:tcPr>
          <w:p w14:paraId="110BC3AE" w14:textId="77777777" w:rsidR="00F81D6E" w:rsidRPr="00DB74A8" w:rsidRDefault="00F81D6E" w:rsidP="00DB74A8">
            <w:pPr>
              <w:spacing w:before="240" w:after="240" w:line="360" w:lineRule="auto"/>
              <w:jc w:val="both"/>
              <w:rPr>
                <w:color w:val="000000" w:themeColor="text1"/>
              </w:rPr>
            </w:pPr>
            <w:r>
              <w:rPr>
                <w:color w:val="000000" w:themeColor="text1"/>
              </w:rPr>
              <w:t>AI</w:t>
            </w:r>
          </w:p>
        </w:tc>
        <w:tc>
          <w:tcPr>
            <w:tcW w:w="6225" w:type="dxa"/>
            <w:hideMark/>
          </w:tcPr>
          <w:p w14:paraId="0B5E9586" w14:textId="77777777" w:rsidR="00F81D6E" w:rsidRPr="00DB74A8" w:rsidRDefault="00F81D6E" w:rsidP="00DB74A8">
            <w:pPr>
              <w:spacing w:before="240" w:after="240" w:line="360" w:lineRule="auto"/>
              <w:jc w:val="both"/>
              <w:rPr>
                <w:color w:val="000000" w:themeColor="text1"/>
              </w:rPr>
            </w:pPr>
            <w:r>
              <w:rPr>
                <w:color w:val="000000" w:themeColor="text1"/>
              </w:rPr>
              <w:t>Artificial Intelligence</w:t>
            </w:r>
          </w:p>
        </w:tc>
      </w:tr>
      <w:tr w:rsidR="00F81D6E" w:rsidRPr="00DB74A8" w14:paraId="3589282A" w14:textId="77777777" w:rsidTr="00F81D6E">
        <w:trPr>
          <w:trHeight w:val="465"/>
        </w:trPr>
        <w:tc>
          <w:tcPr>
            <w:tcW w:w="2610" w:type="dxa"/>
            <w:hideMark/>
          </w:tcPr>
          <w:p w14:paraId="3FDE35FB" w14:textId="77777777" w:rsidR="00F81D6E" w:rsidRPr="00DB74A8" w:rsidRDefault="00F81D6E" w:rsidP="00DB74A8">
            <w:pPr>
              <w:spacing w:before="240" w:after="240" w:line="360" w:lineRule="auto"/>
              <w:jc w:val="both"/>
              <w:rPr>
                <w:color w:val="000000" w:themeColor="text1"/>
              </w:rPr>
            </w:pPr>
            <w:r>
              <w:rPr>
                <w:color w:val="000000" w:themeColor="text1"/>
              </w:rPr>
              <w:t>CLT</w:t>
            </w:r>
          </w:p>
        </w:tc>
        <w:tc>
          <w:tcPr>
            <w:tcW w:w="6225" w:type="dxa"/>
            <w:hideMark/>
          </w:tcPr>
          <w:p w14:paraId="4AC9A9F0" w14:textId="77777777" w:rsidR="00F81D6E" w:rsidRPr="00DB74A8" w:rsidRDefault="00F81D6E" w:rsidP="00DB74A8">
            <w:pPr>
              <w:spacing w:before="240" w:after="240" w:line="360" w:lineRule="auto"/>
              <w:jc w:val="both"/>
              <w:rPr>
                <w:color w:val="000000" w:themeColor="text1"/>
              </w:rPr>
            </w:pPr>
            <w:r>
              <w:rPr>
                <w:color w:val="000000" w:themeColor="text1"/>
              </w:rPr>
              <w:t>Cognitive Load Theory</w:t>
            </w:r>
          </w:p>
        </w:tc>
      </w:tr>
      <w:tr w:rsidR="00F81D6E" w:rsidRPr="00DB74A8" w14:paraId="0DAFCC3A" w14:textId="77777777" w:rsidTr="00F81D6E">
        <w:trPr>
          <w:trHeight w:val="735"/>
        </w:trPr>
        <w:tc>
          <w:tcPr>
            <w:tcW w:w="2610" w:type="dxa"/>
            <w:hideMark/>
          </w:tcPr>
          <w:p w14:paraId="69D6B423" w14:textId="77777777" w:rsidR="00F81D6E" w:rsidRPr="00DB74A8" w:rsidRDefault="00F81D6E" w:rsidP="00DB74A8">
            <w:pPr>
              <w:spacing w:before="240" w:after="240" w:line="360" w:lineRule="auto"/>
              <w:jc w:val="both"/>
              <w:rPr>
                <w:color w:val="000000" w:themeColor="text1"/>
              </w:rPr>
            </w:pPr>
            <w:r>
              <w:rPr>
                <w:color w:val="000000" w:themeColor="text1"/>
              </w:rPr>
              <w:t>CMM/CMMI</w:t>
            </w:r>
          </w:p>
        </w:tc>
        <w:tc>
          <w:tcPr>
            <w:tcW w:w="6225" w:type="dxa"/>
            <w:hideMark/>
          </w:tcPr>
          <w:p w14:paraId="6CC99D98" w14:textId="77777777" w:rsidR="00F81D6E" w:rsidRPr="00DB74A8" w:rsidRDefault="00F81D6E" w:rsidP="00DB74A8">
            <w:pPr>
              <w:spacing w:before="240" w:after="240" w:line="360" w:lineRule="auto"/>
              <w:jc w:val="both"/>
              <w:rPr>
                <w:color w:val="000000" w:themeColor="text1"/>
              </w:rPr>
            </w:pPr>
            <w:r>
              <w:rPr>
                <w:color w:val="000000" w:themeColor="text1"/>
              </w:rPr>
              <w:t>Capability Maturity Model/Capability Maturity Model Integration</w:t>
            </w:r>
          </w:p>
        </w:tc>
      </w:tr>
      <w:tr w:rsidR="00F81D6E" w:rsidRPr="00DB74A8" w14:paraId="04098C40" w14:textId="77777777" w:rsidTr="00F81D6E">
        <w:trPr>
          <w:trHeight w:val="465"/>
        </w:trPr>
        <w:tc>
          <w:tcPr>
            <w:tcW w:w="2610" w:type="dxa"/>
            <w:hideMark/>
          </w:tcPr>
          <w:p w14:paraId="2C3A983A" w14:textId="77777777" w:rsidR="00F81D6E" w:rsidRPr="00DB74A8" w:rsidRDefault="00F81D6E" w:rsidP="00DB74A8">
            <w:pPr>
              <w:spacing w:before="240" w:after="240" w:line="360" w:lineRule="auto"/>
              <w:jc w:val="both"/>
              <w:rPr>
                <w:color w:val="000000" w:themeColor="text1"/>
              </w:rPr>
            </w:pPr>
            <w:r>
              <w:rPr>
                <w:color w:val="000000" w:themeColor="text1"/>
              </w:rPr>
              <w:t>CWE</w:t>
            </w:r>
          </w:p>
        </w:tc>
        <w:tc>
          <w:tcPr>
            <w:tcW w:w="6225" w:type="dxa"/>
            <w:hideMark/>
          </w:tcPr>
          <w:p w14:paraId="5EEEA3AA" w14:textId="77777777" w:rsidR="00F81D6E" w:rsidRPr="00DB74A8" w:rsidRDefault="00F81D6E" w:rsidP="00DB74A8">
            <w:pPr>
              <w:spacing w:before="240" w:after="240" w:line="360" w:lineRule="auto"/>
              <w:jc w:val="both"/>
              <w:rPr>
                <w:color w:val="000000" w:themeColor="text1"/>
              </w:rPr>
            </w:pPr>
            <w:r>
              <w:rPr>
                <w:color w:val="000000" w:themeColor="text1"/>
              </w:rPr>
              <w:t>Common Weakness Enumeration</w:t>
            </w:r>
          </w:p>
        </w:tc>
      </w:tr>
      <w:tr w:rsidR="00F81D6E" w:rsidRPr="00DB74A8" w14:paraId="0F4E5D21" w14:textId="77777777" w:rsidTr="00F81D6E">
        <w:trPr>
          <w:trHeight w:val="465"/>
        </w:trPr>
        <w:tc>
          <w:tcPr>
            <w:tcW w:w="2610" w:type="dxa"/>
            <w:hideMark/>
          </w:tcPr>
          <w:p w14:paraId="7D561E68" w14:textId="77777777" w:rsidR="00F81D6E" w:rsidRPr="00DB74A8" w:rsidRDefault="00F81D6E" w:rsidP="00DB74A8">
            <w:pPr>
              <w:spacing w:before="240" w:after="240" w:line="360" w:lineRule="auto"/>
              <w:jc w:val="both"/>
              <w:rPr>
                <w:color w:val="000000" w:themeColor="text1"/>
              </w:rPr>
            </w:pPr>
            <w:r>
              <w:rPr>
                <w:color w:val="000000" w:themeColor="text1"/>
              </w:rPr>
              <w:t>DCDT</w:t>
            </w:r>
          </w:p>
        </w:tc>
        <w:tc>
          <w:tcPr>
            <w:tcW w:w="6225" w:type="dxa"/>
            <w:hideMark/>
          </w:tcPr>
          <w:p w14:paraId="6BD96D98" w14:textId="77777777" w:rsidR="00F81D6E" w:rsidRPr="00DB74A8" w:rsidRDefault="00F81D6E" w:rsidP="00DB74A8">
            <w:pPr>
              <w:spacing w:before="240" w:after="240" w:line="360" w:lineRule="auto"/>
              <w:jc w:val="both"/>
              <w:rPr>
                <w:color w:val="000000" w:themeColor="text1"/>
              </w:rPr>
            </w:pPr>
            <w:r>
              <w:rPr>
                <w:color w:val="000000" w:themeColor="text1"/>
              </w:rPr>
              <w:t>Department of Communications and Digital Technologies</w:t>
            </w:r>
          </w:p>
        </w:tc>
      </w:tr>
      <w:tr w:rsidR="00F81D6E" w:rsidRPr="00DB74A8" w14:paraId="44361EAE" w14:textId="77777777" w:rsidTr="00F81D6E">
        <w:trPr>
          <w:trHeight w:val="465"/>
        </w:trPr>
        <w:tc>
          <w:tcPr>
            <w:tcW w:w="2610" w:type="dxa"/>
            <w:hideMark/>
          </w:tcPr>
          <w:p w14:paraId="4C5766AC" w14:textId="77777777" w:rsidR="00F81D6E" w:rsidRPr="00DB74A8" w:rsidRDefault="00F81D6E" w:rsidP="00DB74A8">
            <w:pPr>
              <w:spacing w:before="240" w:after="240" w:line="360" w:lineRule="auto"/>
              <w:jc w:val="both"/>
              <w:rPr>
                <w:color w:val="000000" w:themeColor="text1"/>
              </w:rPr>
            </w:pPr>
            <w:r>
              <w:rPr>
                <w:color w:val="000000" w:themeColor="text1"/>
              </w:rPr>
              <w:t>GenAI-SE</w:t>
            </w:r>
          </w:p>
        </w:tc>
        <w:tc>
          <w:tcPr>
            <w:tcW w:w="6225" w:type="dxa"/>
            <w:hideMark/>
          </w:tcPr>
          <w:p w14:paraId="500AAA5A" w14:textId="77777777" w:rsidR="00F81D6E" w:rsidRPr="00DB74A8" w:rsidRDefault="00F81D6E" w:rsidP="00DB74A8">
            <w:pPr>
              <w:spacing w:before="240" w:after="240" w:line="360" w:lineRule="auto"/>
              <w:jc w:val="both"/>
              <w:rPr>
                <w:color w:val="000000" w:themeColor="text1"/>
              </w:rPr>
            </w:pPr>
            <w:r>
              <w:rPr>
                <w:color w:val="000000" w:themeColor="text1"/>
              </w:rPr>
              <w:t>Generative AI for Software Engineering</w:t>
            </w:r>
          </w:p>
        </w:tc>
      </w:tr>
      <w:tr w:rsidR="00F81D6E" w:rsidRPr="00DB74A8" w14:paraId="21C36EFB" w14:textId="77777777" w:rsidTr="00F81D6E">
        <w:trPr>
          <w:trHeight w:val="465"/>
        </w:trPr>
        <w:tc>
          <w:tcPr>
            <w:tcW w:w="2610" w:type="dxa"/>
            <w:hideMark/>
          </w:tcPr>
          <w:p w14:paraId="6B43C6D6" w14:textId="77777777" w:rsidR="00F81D6E" w:rsidRPr="00DB74A8" w:rsidRDefault="00F81D6E" w:rsidP="00DB74A8">
            <w:pPr>
              <w:spacing w:before="240" w:after="240" w:line="360" w:lineRule="auto"/>
              <w:jc w:val="both"/>
              <w:rPr>
                <w:color w:val="000000" w:themeColor="text1"/>
              </w:rPr>
            </w:pPr>
            <w:r>
              <w:rPr>
                <w:color w:val="000000" w:themeColor="text1"/>
              </w:rPr>
              <w:t>IDE</w:t>
            </w:r>
          </w:p>
        </w:tc>
        <w:tc>
          <w:tcPr>
            <w:tcW w:w="6225" w:type="dxa"/>
            <w:hideMark/>
          </w:tcPr>
          <w:p w14:paraId="222FE07A" w14:textId="77777777" w:rsidR="00F81D6E" w:rsidRPr="00DB74A8" w:rsidRDefault="00F81D6E" w:rsidP="00DB74A8">
            <w:pPr>
              <w:spacing w:before="240" w:after="240" w:line="360" w:lineRule="auto"/>
              <w:jc w:val="both"/>
              <w:rPr>
                <w:color w:val="000000" w:themeColor="text1"/>
              </w:rPr>
            </w:pPr>
            <w:r>
              <w:rPr>
                <w:color w:val="000000" w:themeColor="text1"/>
              </w:rPr>
              <w:t>Integrated Development Environment</w:t>
            </w:r>
          </w:p>
        </w:tc>
      </w:tr>
      <w:tr w:rsidR="00F81D6E" w:rsidRPr="00DB74A8" w14:paraId="24299A7F" w14:textId="77777777" w:rsidTr="00F81D6E">
        <w:trPr>
          <w:trHeight w:val="465"/>
        </w:trPr>
        <w:tc>
          <w:tcPr>
            <w:tcW w:w="2610" w:type="dxa"/>
            <w:hideMark/>
          </w:tcPr>
          <w:p w14:paraId="618551AC" w14:textId="77777777" w:rsidR="00F81D6E" w:rsidRPr="00DB74A8" w:rsidRDefault="00F81D6E" w:rsidP="00DB74A8">
            <w:pPr>
              <w:spacing w:before="240" w:after="240" w:line="360" w:lineRule="auto"/>
              <w:jc w:val="both"/>
              <w:rPr>
                <w:color w:val="000000" w:themeColor="text1"/>
              </w:rPr>
            </w:pPr>
            <w:r>
              <w:rPr>
                <w:color w:val="000000" w:themeColor="text1"/>
              </w:rPr>
              <w:t>IEEE</w:t>
            </w:r>
          </w:p>
        </w:tc>
        <w:tc>
          <w:tcPr>
            <w:tcW w:w="6225" w:type="dxa"/>
            <w:hideMark/>
          </w:tcPr>
          <w:p w14:paraId="529B200E" w14:textId="77777777" w:rsidR="00F81D6E" w:rsidRPr="00DB74A8" w:rsidRDefault="00F81D6E" w:rsidP="00DB74A8">
            <w:pPr>
              <w:spacing w:before="240" w:after="240" w:line="360" w:lineRule="auto"/>
              <w:jc w:val="both"/>
              <w:rPr>
                <w:color w:val="000000" w:themeColor="text1"/>
              </w:rPr>
            </w:pPr>
            <w:r>
              <w:rPr>
                <w:color w:val="000000" w:themeColor="text1"/>
              </w:rPr>
              <w:t>Institute of Electrical and Electronics Engineers</w:t>
            </w:r>
          </w:p>
        </w:tc>
      </w:tr>
      <w:tr w:rsidR="00F81D6E" w:rsidRPr="00DB74A8" w14:paraId="0838E6DD" w14:textId="77777777" w:rsidTr="00F81D6E">
        <w:trPr>
          <w:trHeight w:val="735"/>
        </w:trPr>
        <w:tc>
          <w:tcPr>
            <w:tcW w:w="2610" w:type="dxa"/>
            <w:hideMark/>
          </w:tcPr>
          <w:p w14:paraId="6B18B2B5" w14:textId="77777777" w:rsidR="00F81D6E" w:rsidRPr="00DB74A8" w:rsidRDefault="00F81D6E" w:rsidP="00DB74A8">
            <w:pPr>
              <w:spacing w:before="240" w:after="240" w:line="360" w:lineRule="auto"/>
              <w:jc w:val="both"/>
              <w:rPr>
                <w:color w:val="000000" w:themeColor="text1"/>
              </w:rPr>
            </w:pPr>
            <w:r>
              <w:rPr>
                <w:color w:val="000000" w:themeColor="text1"/>
              </w:rPr>
              <w:t>IITPSA</w:t>
            </w:r>
          </w:p>
        </w:tc>
        <w:tc>
          <w:tcPr>
            <w:tcW w:w="6225" w:type="dxa"/>
            <w:hideMark/>
          </w:tcPr>
          <w:p w14:paraId="2D8CA8EA" w14:textId="77777777" w:rsidR="00F81D6E" w:rsidRPr="00DB74A8" w:rsidRDefault="00F81D6E" w:rsidP="00DB74A8">
            <w:pPr>
              <w:spacing w:before="240" w:after="240" w:line="360" w:lineRule="auto"/>
              <w:jc w:val="both"/>
              <w:rPr>
                <w:color w:val="000000" w:themeColor="text1"/>
              </w:rPr>
            </w:pPr>
            <w:r>
              <w:rPr>
                <w:color w:val="000000" w:themeColor="text1"/>
              </w:rPr>
              <w:t>Institute of Information Technology Professionals South Africa</w:t>
            </w:r>
          </w:p>
        </w:tc>
      </w:tr>
      <w:tr w:rsidR="00F81D6E" w:rsidRPr="00DB74A8" w14:paraId="422C6165" w14:textId="77777777" w:rsidTr="00F81D6E">
        <w:trPr>
          <w:trHeight w:val="465"/>
        </w:trPr>
        <w:tc>
          <w:tcPr>
            <w:tcW w:w="2610" w:type="dxa"/>
            <w:hideMark/>
          </w:tcPr>
          <w:p w14:paraId="09FD5533" w14:textId="77777777" w:rsidR="00F81D6E" w:rsidRPr="00DB74A8" w:rsidRDefault="00F81D6E" w:rsidP="00DB74A8">
            <w:pPr>
              <w:spacing w:before="240" w:after="240" w:line="360" w:lineRule="auto"/>
              <w:jc w:val="both"/>
              <w:rPr>
                <w:color w:val="000000" w:themeColor="text1"/>
              </w:rPr>
            </w:pPr>
            <w:r>
              <w:rPr>
                <w:color w:val="000000" w:themeColor="text1"/>
              </w:rPr>
              <w:t>IEC</w:t>
            </w:r>
          </w:p>
        </w:tc>
        <w:tc>
          <w:tcPr>
            <w:tcW w:w="6225" w:type="dxa"/>
            <w:hideMark/>
          </w:tcPr>
          <w:p w14:paraId="56BA3FBF" w14:textId="77777777" w:rsidR="00F81D6E" w:rsidRPr="00DB74A8" w:rsidRDefault="00F81D6E" w:rsidP="00DB74A8">
            <w:pPr>
              <w:spacing w:before="240" w:after="240" w:line="360" w:lineRule="auto"/>
              <w:jc w:val="both"/>
              <w:rPr>
                <w:color w:val="000000" w:themeColor="text1"/>
              </w:rPr>
            </w:pPr>
            <w:r>
              <w:rPr>
                <w:color w:val="000000" w:themeColor="text1"/>
              </w:rPr>
              <w:t>International Electrotechnical Commission</w:t>
            </w:r>
          </w:p>
        </w:tc>
      </w:tr>
      <w:tr w:rsidR="00F81D6E" w:rsidRPr="00DB74A8" w14:paraId="6877F6B9" w14:textId="77777777" w:rsidTr="00F81D6E">
        <w:trPr>
          <w:trHeight w:val="465"/>
        </w:trPr>
        <w:tc>
          <w:tcPr>
            <w:tcW w:w="2610" w:type="dxa"/>
            <w:hideMark/>
          </w:tcPr>
          <w:p w14:paraId="3BA145D2" w14:textId="77777777" w:rsidR="00F81D6E" w:rsidRPr="00DB74A8" w:rsidRDefault="00F81D6E" w:rsidP="00DB74A8">
            <w:pPr>
              <w:spacing w:before="240" w:after="240" w:line="360" w:lineRule="auto"/>
              <w:jc w:val="both"/>
              <w:rPr>
                <w:color w:val="000000" w:themeColor="text1"/>
              </w:rPr>
            </w:pPr>
            <w:r>
              <w:rPr>
                <w:color w:val="000000" w:themeColor="text1"/>
              </w:rPr>
              <w:t>ISO 27001</w:t>
            </w:r>
          </w:p>
        </w:tc>
        <w:tc>
          <w:tcPr>
            <w:tcW w:w="6225" w:type="dxa"/>
            <w:hideMark/>
          </w:tcPr>
          <w:p w14:paraId="350052DF" w14:textId="77777777" w:rsidR="00F81D6E" w:rsidRPr="00DB74A8" w:rsidRDefault="00F81D6E" w:rsidP="00DB74A8">
            <w:pPr>
              <w:spacing w:before="240" w:after="240" w:line="360" w:lineRule="auto"/>
              <w:jc w:val="both"/>
              <w:rPr>
                <w:color w:val="000000" w:themeColor="text1"/>
              </w:rPr>
            </w:pPr>
            <w:r>
              <w:rPr>
                <w:color w:val="000000" w:themeColor="text1"/>
              </w:rPr>
              <w:t>Secures the environment and the data (the ISMS)</w:t>
            </w:r>
          </w:p>
        </w:tc>
      </w:tr>
      <w:tr w:rsidR="00F81D6E" w:rsidRPr="00DB74A8" w14:paraId="7BD0F490" w14:textId="77777777" w:rsidTr="00F81D6E">
        <w:trPr>
          <w:trHeight w:val="619"/>
        </w:trPr>
        <w:tc>
          <w:tcPr>
            <w:tcW w:w="2610" w:type="dxa"/>
            <w:hideMark/>
          </w:tcPr>
          <w:p w14:paraId="5D40FC82" w14:textId="77777777" w:rsidR="00F81D6E" w:rsidRPr="00DB74A8" w:rsidRDefault="00F81D6E" w:rsidP="00DB74A8">
            <w:pPr>
              <w:spacing w:before="240" w:after="240" w:line="360" w:lineRule="auto"/>
              <w:jc w:val="both"/>
              <w:rPr>
                <w:color w:val="000000" w:themeColor="text1"/>
              </w:rPr>
            </w:pPr>
            <w:r>
              <w:rPr>
                <w:color w:val="000000" w:themeColor="text1"/>
              </w:rPr>
              <w:lastRenderedPageBreak/>
              <w:t>ISO/IEC 25010</w:t>
            </w:r>
          </w:p>
        </w:tc>
        <w:tc>
          <w:tcPr>
            <w:tcW w:w="6225" w:type="dxa"/>
            <w:hideMark/>
          </w:tcPr>
          <w:p w14:paraId="2123F73F" w14:textId="77777777" w:rsidR="00F81D6E" w:rsidRPr="00DB74A8" w:rsidRDefault="00F81D6E" w:rsidP="00DB74A8">
            <w:pPr>
              <w:spacing w:before="240" w:after="240" w:line="360" w:lineRule="auto"/>
              <w:jc w:val="both"/>
              <w:rPr>
                <w:color w:val="000000" w:themeColor="text1"/>
              </w:rPr>
            </w:pPr>
            <w:r>
              <w:rPr>
                <w:color w:val="000000" w:themeColor="text1"/>
              </w:rPr>
              <w:t>Software Quality Models Standard</w:t>
            </w:r>
          </w:p>
        </w:tc>
      </w:tr>
      <w:tr w:rsidR="00F81D6E" w:rsidRPr="00DB74A8" w14:paraId="0AC8C9AC" w14:textId="77777777" w:rsidTr="00F81D6E">
        <w:trPr>
          <w:trHeight w:val="465"/>
        </w:trPr>
        <w:tc>
          <w:tcPr>
            <w:tcW w:w="2610" w:type="dxa"/>
            <w:hideMark/>
          </w:tcPr>
          <w:p w14:paraId="1A433FDC" w14:textId="77777777" w:rsidR="00F81D6E" w:rsidRPr="00DB74A8" w:rsidRDefault="00F81D6E" w:rsidP="00DB74A8">
            <w:pPr>
              <w:spacing w:before="240" w:after="240" w:line="360" w:lineRule="auto"/>
              <w:jc w:val="both"/>
              <w:rPr>
                <w:color w:val="000000" w:themeColor="text1"/>
              </w:rPr>
            </w:pPr>
            <w:r>
              <w:rPr>
                <w:color w:val="000000" w:themeColor="text1"/>
              </w:rPr>
              <w:t>ISO/IEC 42001</w:t>
            </w:r>
          </w:p>
        </w:tc>
        <w:tc>
          <w:tcPr>
            <w:tcW w:w="6225" w:type="dxa"/>
            <w:hideMark/>
          </w:tcPr>
          <w:p w14:paraId="20F5A507" w14:textId="77777777" w:rsidR="00F81D6E" w:rsidRPr="00DB74A8" w:rsidRDefault="00F81D6E" w:rsidP="00DB74A8">
            <w:pPr>
              <w:spacing w:before="240" w:after="240" w:line="360" w:lineRule="auto"/>
              <w:jc w:val="both"/>
              <w:rPr>
                <w:color w:val="000000" w:themeColor="text1"/>
              </w:rPr>
            </w:pPr>
            <w:r>
              <w:rPr>
                <w:color w:val="000000" w:themeColor="text1"/>
              </w:rPr>
              <w:t>Artificial Intelligence Management Standard (AIMS)</w:t>
            </w:r>
          </w:p>
        </w:tc>
      </w:tr>
      <w:tr w:rsidR="00F81D6E" w:rsidRPr="00DB74A8" w14:paraId="3696AB69" w14:textId="77777777" w:rsidTr="00F81D6E">
        <w:trPr>
          <w:trHeight w:val="465"/>
        </w:trPr>
        <w:tc>
          <w:tcPr>
            <w:tcW w:w="2610" w:type="dxa"/>
            <w:hideMark/>
          </w:tcPr>
          <w:p w14:paraId="53ED93F0" w14:textId="77777777" w:rsidR="00F81D6E" w:rsidRPr="00DB74A8" w:rsidRDefault="00F81D6E" w:rsidP="00DB74A8">
            <w:pPr>
              <w:spacing w:before="240" w:after="240" w:line="360" w:lineRule="auto"/>
              <w:jc w:val="both"/>
              <w:rPr>
                <w:color w:val="000000" w:themeColor="text1"/>
              </w:rPr>
            </w:pPr>
            <w:r>
              <w:rPr>
                <w:color w:val="000000" w:themeColor="text1"/>
              </w:rPr>
              <w:t>LLM</w:t>
            </w:r>
          </w:p>
        </w:tc>
        <w:tc>
          <w:tcPr>
            <w:tcW w:w="6225" w:type="dxa"/>
            <w:hideMark/>
          </w:tcPr>
          <w:p w14:paraId="5C5150D4" w14:textId="77777777" w:rsidR="00F81D6E" w:rsidRPr="00DB74A8" w:rsidRDefault="00F81D6E" w:rsidP="00DB74A8">
            <w:pPr>
              <w:spacing w:before="240" w:after="240" w:line="360" w:lineRule="auto"/>
              <w:jc w:val="both"/>
              <w:rPr>
                <w:color w:val="000000" w:themeColor="text1"/>
              </w:rPr>
            </w:pPr>
            <w:r>
              <w:rPr>
                <w:color w:val="000000" w:themeColor="text1"/>
              </w:rPr>
              <w:t>Large Language Model</w:t>
            </w:r>
          </w:p>
        </w:tc>
      </w:tr>
      <w:tr w:rsidR="00F81D6E" w:rsidRPr="00DB74A8" w14:paraId="6A84548C" w14:textId="77777777" w:rsidTr="00F81D6E">
        <w:trPr>
          <w:trHeight w:val="465"/>
        </w:trPr>
        <w:tc>
          <w:tcPr>
            <w:tcW w:w="2610" w:type="dxa"/>
            <w:hideMark/>
          </w:tcPr>
          <w:p w14:paraId="4D3A9F2E" w14:textId="77777777" w:rsidR="00F81D6E" w:rsidRPr="00DB74A8" w:rsidRDefault="00F81D6E" w:rsidP="00DB74A8">
            <w:pPr>
              <w:spacing w:before="240" w:after="240" w:line="360" w:lineRule="auto"/>
              <w:jc w:val="both"/>
              <w:rPr>
                <w:color w:val="000000" w:themeColor="text1"/>
              </w:rPr>
            </w:pPr>
            <w:r>
              <w:rPr>
                <w:color w:val="000000" w:themeColor="text1"/>
              </w:rPr>
              <w:t>POPIA</w:t>
            </w:r>
          </w:p>
        </w:tc>
        <w:tc>
          <w:tcPr>
            <w:tcW w:w="6225" w:type="dxa"/>
            <w:hideMark/>
          </w:tcPr>
          <w:p w14:paraId="5CF97EDA" w14:textId="77777777" w:rsidR="00F81D6E" w:rsidRPr="00DB74A8" w:rsidRDefault="00F81D6E" w:rsidP="00DB74A8">
            <w:pPr>
              <w:spacing w:before="240" w:after="240" w:line="360" w:lineRule="auto"/>
              <w:jc w:val="both"/>
              <w:rPr>
                <w:color w:val="000000" w:themeColor="text1"/>
              </w:rPr>
            </w:pPr>
            <w:r>
              <w:rPr>
                <w:color w:val="000000" w:themeColor="text1"/>
              </w:rPr>
              <w:t>Protection of Personal Information Act</w:t>
            </w:r>
          </w:p>
        </w:tc>
      </w:tr>
      <w:tr w:rsidR="00F81D6E" w:rsidRPr="00DB74A8" w14:paraId="2CA88487" w14:textId="77777777" w:rsidTr="00F81D6E">
        <w:trPr>
          <w:trHeight w:val="465"/>
        </w:trPr>
        <w:tc>
          <w:tcPr>
            <w:tcW w:w="2610" w:type="dxa"/>
            <w:hideMark/>
          </w:tcPr>
          <w:p w14:paraId="71AC7984" w14:textId="77777777" w:rsidR="00F81D6E" w:rsidRPr="00DB74A8" w:rsidRDefault="00F81D6E" w:rsidP="00DB74A8">
            <w:pPr>
              <w:spacing w:before="240" w:after="240" w:line="360" w:lineRule="auto"/>
              <w:jc w:val="both"/>
              <w:rPr>
                <w:color w:val="000000" w:themeColor="text1"/>
              </w:rPr>
            </w:pPr>
            <w:r>
              <w:rPr>
                <w:color w:val="000000" w:themeColor="text1"/>
              </w:rPr>
              <w:t>RQ</w:t>
            </w:r>
          </w:p>
        </w:tc>
        <w:tc>
          <w:tcPr>
            <w:tcW w:w="6225" w:type="dxa"/>
            <w:hideMark/>
          </w:tcPr>
          <w:p w14:paraId="00BEA40F" w14:textId="77777777" w:rsidR="00F81D6E" w:rsidRPr="00DB74A8" w:rsidRDefault="00F81D6E" w:rsidP="00DB74A8">
            <w:pPr>
              <w:spacing w:before="240" w:after="240" w:line="360" w:lineRule="auto"/>
              <w:jc w:val="both"/>
              <w:rPr>
                <w:color w:val="000000" w:themeColor="text1"/>
              </w:rPr>
            </w:pPr>
            <w:r>
              <w:rPr>
                <w:color w:val="000000" w:themeColor="text1"/>
              </w:rPr>
              <w:t>Research Question</w:t>
            </w:r>
          </w:p>
        </w:tc>
      </w:tr>
      <w:tr w:rsidR="00F81D6E" w:rsidRPr="00DB74A8" w14:paraId="48673BED" w14:textId="77777777" w:rsidTr="00F81D6E">
        <w:trPr>
          <w:trHeight w:val="465"/>
        </w:trPr>
        <w:tc>
          <w:tcPr>
            <w:tcW w:w="2610" w:type="dxa"/>
            <w:hideMark/>
          </w:tcPr>
          <w:p w14:paraId="57F107E8" w14:textId="77777777" w:rsidR="00F81D6E" w:rsidRPr="00DB74A8" w:rsidRDefault="00F81D6E" w:rsidP="00DB74A8">
            <w:pPr>
              <w:spacing w:before="240" w:after="240" w:line="360" w:lineRule="auto"/>
              <w:jc w:val="both"/>
              <w:rPr>
                <w:color w:val="000000" w:themeColor="text1"/>
              </w:rPr>
            </w:pPr>
            <w:r>
              <w:rPr>
                <w:color w:val="000000" w:themeColor="text1"/>
              </w:rPr>
              <w:t>SDLC</w:t>
            </w:r>
          </w:p>
        </w:tc>
        <w:tc>
          <w:tcPr>
            <w:tcW w:w="6225" w:type="dxa"/>
            <w:hideMark/>
          </w:tcPr>
          <w:p w14:paraId="54C944F5" w14:textId="77777777" w:rsidR="00F81D6E" w:rsidRPr="00DB74A8" w:rsidRDefault="00F81D6E" w:rsidP="00DB74A8">
            <w:pPr>
              <w:spacing w:before="240" w:after="240" w:line="360" w:lineRule="auto"/>
              <w:jc w:val="both"/>
              <w:rPr>
                <w:color w:val="000000" w:themeColor="text1"/>
              </w:rPr>
            </w:pPr>
            <w:r>
              <w:rPr>
                <w:color w:val="000000" w:themeColor="text1"/>
              </w:rPr>
              <w:t>Software Development Life Cycle</w:t>
            </w:r>
          </w:p>
        </w:tc>
      </w:tr>
      <w:tr w:rsidR="00F81D6E" w:rsidRPr="00DB74A8" w14:paraId="43890BB1" w14:textId="77777777" w:rsidTr="00F81D6E">
        <w:trPr>
          <w:trHeight w:val="735"/>
        </w:trPr>
        <w:tc>
          <w:tcPr>
            <w:tcW w:w="2610" w:type="dxa"/>
            <w:hideMark/>
          </w:tcPr>
          <w:p w14:paraId="3B72D388" w14:textId="77777777" w:rsidR="00F81D6E" w:rsidRPr="00DB74A8" w:rsidRDefault="00F81D6E" w:rsidP="00DB74A8">
            <w:pPr>
              <w:spacing w:before="240" w:after="240" w:line="360" w:lineRule="auto"/>
              <w:jc w:val="both"/>
              <w:rPr>
                <w:color w:val="000000" w:themeColor="text1"/>
              </w:rPr>
            </w:pPr>
            <w:r>
              <w:rPr>
                <w:color w:val="000000" w:themeColor="text1"/>
              </w:rPr>
              <w:t>SOLID</w:t>
            </w:r>
          </w:p>
        </w:tc>
        <w:tc>
          <w:tcPr>
            <w:tcW w:w="6225" w:type="dxa"/>
            <w:hideMark/>
          </w:tcPr>
          <w:p w14:paraId="3F29D97B" w14:textId="77777777" w:rsidR="00F81D6E" w:rsidRPr="00DB74A8" w:rsidRDefault="00F81D6E" w:rsidP="00DB74A8">
            <w:pPr>
              <w:spacing w:before="240" w:after="240" w:line="360" w:lineRule="auto"/>
              <w:jc w:val="both"/>
              <w:rPr>
                <w:color w:val="000000" w:themeColor="text1"/>
              </w:rPr>
            </w:pPr>
            <w:r>
              <w:rPr>
                <w:color w:val="000000" w:themeColor="text1"/>
              </w:rPr>
              <w:t>Single Responsibility, Open-Closed, Liskov Substitution, Interface Segregation, Dependency Inversion</w:t>
            </w:r>
          </w:p>
        </w:tc>
      </w:tr>
      <w:tr w:rsidR="00F81D6E" w:rsidRPr="00DB74A8" w14:paraId="536AEF08" w14:textId="77777777" w:rsidTr="00F81D6E">
        <w:trPr>
          <w:trHeight w:val="465"/>
        </w:trPr>
        <w:tc>
          <w:tcPr>
            <w:tcW w:w="2610" w:type="dxa"/>
            <w:hideMark/>
          </w:tcPr>
          <w:p w14:paraId="7B924E21" w14:textId="77777777" w:rsidR="00F81D6E" w:rsidRPr="00DB74A8" w:rsidRDefault="00F81D6E" w:rsidP="00DB74A8">
            <w:pPr>
              <w:spacing w:before="240" w:after="240" w:line="360" w:lineRule="auto"/>
              <w:jc w:val="both"/>
              <w:rPr>
                <w:color w:val="000000" w:themeColor="text1"/>
              </w:rPr>
            </w:pPr>
            <w:r>
              <w:rPr>
                <w:color w:val="000000" w:themeColor="text1"/>
              </w:rPr>
              <w:t>STS</w:t>
            </w:r>
          </w:p>
        </w:tc>
        <w:tc>
          <w:tcPr>
            <w:tcW w:w="6225" w:type="dxa"/>
            <w:hideMark/>
          </w:tcPr>
          <w:p w14:paraId="36CC371C" w14:textId="77777777" w:rsidR="00F81D6E" w:rsidRPr="00DB74A8" w:rsidRDefault="00F81D6E" w:rsidP="00DB74A8">
            <w:pPr>
              <w:spacing w:before="240" w:after="240" w:line="360" w:lineRule="auto"/>
              <w:jc w:val="both"/>
              <w:rPr>
                <w:color w:val="000000" w:themeColor="text1"/>
              </w:rPr>
            </w:pPr>
            <w:r>
              <w:rPr>
                <w:color w:val="000000" w:themeColor="text1"/>
              </w:rPr>
              <w:t>Socio-Technical Systems</w:t>
            </w:r>
          </w:p>
        </w:tc>
      </w:tr>
      <w:tr w:rsidR="00F81D6E" w:rsidRPr="00DB74A8" w14:paraId="60D375C6" w14:textId="77777777" w:rsidTr="00F81D6E">
        <w:trPr>
          <w:trHeight w:val="465"/>
        </w:trPr>
        <w:tc>
          <w:tcPr>
            <w:tcW w:w="2610" w:type="dxa"/>
            <w:hideMark/>
          </w:tcPr>
          <w:p w14:paraId="4860F925" w14:textId="77777777" w:rsidR="00F81D6E" w:rsidRPr="00DB74A8" w:rsidRDefault="00F81D6E" w:rsidP="00DB74A8">
            <w:pPr>
              <w:spacing w:before="240" w:after="240" w:line="360" w:lineRule="auto"/>
              <w:jc w:val="both"/>
              <w:rPr>
                <w:color w:val="000000" w:themeColor="text1"/>
              </w:rPr>
            </w:pPr>
            <w:r>
              <w:rPr>
                <w:color w:val="000000" w:themeColor="text1"/>
              </w:rPr>
              <w:t>SWEBOK</w:t>
            </w:r>
          </w:p>
        </w:tc>
        <w:tc>
          <w:tcPr>
            <w:tcW w:w="6225" w:type="dxa"/>
            <w:hideMark/>
          </w:tcPr>
          <w:p w14:paraId="4B42E837" w14:textId="77777777" w:rsidR="00F81D6E" w:rsidRPr="00DB74A8" w:rsidRDefault="00F81D6E" w:rsidP="00DB74A8">
            <w:pPr>
              <w:spacing w:before="240" w:after="240" w:line="360" w:lineRule="auto"/>
              <w:jc w:val="both"/>
              <w:rPr>
                <w:color w:val="000000" w:themeColor="text1"/>
              </w:rPr>
            </w:pPr>
            <w:r>
              <w:rPr>
                <w:color w:val="000000" w:themeColor="text1"/>
              </w:rPr>
              <w:t>Software Engineering Body of Knowledge</w:t>
            </w:r>
          </w:p>
        </w:tc>
      </w:tr>
      <w:tr w:rsidR="00F81D6E" w:rsidRPr="00DB74A8" w14:paraId="7597F61C" w14:textId="77777777" w:rsidTr="00F81D6E">
        <w:trPr>
          <w:trHeight w:val="465"/>
        </w:trPr>
        <w:tc>
          <w:tcPr>
            <w:tcW w:w="2610" w:type="dxa"/>
            <w:hideMark/>
          </w:tcPr>
          <w:p w14:paraId="2B5A0712" w14:textId="77777777" w:rsidR="00F81D6E" w:rsidRPr="00DB74A8" w:rsidRDefault="00F81D6E" w:rsidP="00DB74A8">
            <w:pPr>
              <w:spacing w:before="240" w:after="240" w:line="360" w:lineRule="auto"/>
              <w:jc w:val="both"/>
              <w:rPr>
                <w:color w:val="000000" w:themeColor="text1"/>
              </w:rPr>
            </w:pPr>
            <w:r>
              <w:rPr>
                <w:color w:val="000000" w:themeColor="text1"/>
              </w:rPr>
              <w:t>TDD</w:t>
            </w:r>
          </w:p>
        </w:tc>
        <w:tc>
          <w:tcPr>
            <w:tcW w:w="6225" w:type="dxa"/>
            <w:hideMark/>
          </w:tcPr>
          <w:p w14:paraId="37CE04B9" w14:textId="77777777" w:rsidR="00F81D6E" w:rsidRPr="00DB74A8" w:rsidRDefault="00F81D6E" w:rsidP="00DB74A8">
            <w:pPr>
              <w:spacing w:before="240" w:after="240" w:line="360" w:lineRule="auto"/>
              <w:jc w:val="both"/>
              <w:rPr>
                <w:color w:val="000000" w:themeColor="text1"/>
              </w:rPr>
            </w:pPr>
            <w:r>
              <w:rPr>
                <w:color w:val="000000" w:themeColor="text1"/>
              </w:rPr>
              <w:t>Test-Driven Development</w:t>
            </w:r>
          </w:p>
        </w:tc>
      </w:tr>
    </w:tbl>
    <w:p w14:paraId="61C98642" w14:textId="77777777" w:rsidR="00F81D6E" w:rsidRPr="00DB74A8" w:rsidRDefault="00F81D6E" w:rsidP="00DB74A8">
      <w:pPr>
        <w:spacing w:before="240" w:after="240" w:line="360" w:lineRule="auto"/>
        <w:jc w:val="both"/>
        <w:rPr>
          <w:color w:val="000000" w:themeColor="text1"/>
        </w:rPr>
      </w:pPr>
      <w:r>
        <w:rPr>
          <w:color w:val="000000" w:themeColor="text1"/>
        </w:rPr>
        <w:t xml:space="preserve"> </w:t>
      </w:r>
    </w:p>
    <w:p w14:paraId="493B5A91" w14:textId="77777777" w:rsidR="001832E0" w:rsidRPr="00DB74A8" w:rsidRDefault="001832E0" w:rsidP="00DB74A8">
      <w:pPr>
        <w:spacing w:before="240" w:after="240" w:line="360" w:lineRule="auto"/>
        <w:jc w:val="both"/>
        <w:rPr>
          <w:color w:val="000000" w:themeColor="text1"/>
        </w:rPr>
      </w:pPr>
    </w:p>
    <w:p w14:paraId="3B81C3C4" w14:textId="77777777" w:rsidR="001832E0" w:rsidRPr="00DB74A8" w:rsidRDefault="001832E0" w:rsidP="00DB74A8">
      <w:pPr>
        <w:spacing w:before="240" w:after="240" w:line="360" w:lineRule="auto"/>
        <w:jc w:val="both"/>
        <w:rPr>
          <w:color w:val="000000" w:themeColor="text1"/>
        </w:rPr>
      </w:pPr>
    </w:p>
    <w:p w14:paraId="3F4A17F7" w14:textId="77777777" w:rsidR="001832E0" w:rsidRPr="00DB74A8" w:rsidRDefault="00000000" w:rsidP="00DB74A8">
      <w:pPr>
        <w:spacing w:before="240" w:after="240" w:line="360" w:lineRule="auto"/>
        <w:jc w:val="both"/>
        <w:rPr>
          <w:color w:val="000000" w:themeColor="text1"/>
        </w:rPr>
      </w:pPr>
      <w:r>
        <w:rPr>
          <w:color w:val="000000" w:themeColor="text1"/>
        </w:rPr>
        <w:br w:type="page"/>
      </w:r>
    </w:p>
    <w:p w14:paraId="1886264A" w14:textId="77777777" w:rsidR="001832E0" w:rsidRPr="00DB74A8" w:rsidRDefault="00000000" w:rsidP="00DB74A8">
      <w:pPr>
        <w:pStyle w:val="Heading1"/>
        <w:keepNext w:val="0"/>
        <w:keepLines w:val="0"/>
        <w:spacing w:before="480" w:line="360" w:lineRule="auto"/>
        <w:jc w:val="both"/>
        <w:rPr>
          <w:b/>
          <w:bCs/>
          <w:color w:val="000000" w:themeColor="text1"/>
          <w:sz w:val="22"/>
          <w:szCs w:val="22"/>
        </w:rPr>
      </w:pPr>
      <w:bookmarkStart w:id="5" w:name="_phrsggmvj5ww" w:colFirst="0" w:colLast="0"/>
      <w:bookmarkStart w:id="6" w:name="_Toc229153080"/>
      <w:bookmarkEnd w:id="5"/>
      <w:r>
        <w:rPr>
          <w:b/>
          <w:bCs/>
          <w:color w:val="000000" w:themeColor="text1"/>
          <w:sz w:val="22"/>
          <w:szCs w:val="22"/>
        </w:rPr>
        <w:lastRenderedPageBreak/>
        <w:t>CHAPTER 1: INTRODUCTION</w:t>
      </w:r>
      <w:bookmarkEnd w:id="6"/>
    </w:p>
    <w:p w14:paraId="6D77AA44"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7" w:name="_wfkhs6rlgozb" w:colFirst="0" w:colLast="0"/>
      <w:bookmarkStart w:id="8" w:name="_Toc229153081"/>
      <w:bookmarkEnd w:id="7"/>
      <w:r>
        <w:rPr>
          <w:b/>
          <w:bCs/>
          <w:color w:val="000000" w:themeColor="text1"/>
          <w:sz w:val="22"/>
          <w:szCs w:val="22"/>
        </w:rPr>
        <w:t>1.1 Background of Study</w:t>
      </w:r>
      <w:bookmarkEnd w:id="8"/>
    </w:p>
    <w:p w14:paraId="22CBD430" w14:textId="77777777" w:rsidR="001832E0" w:rsidRPr="00DB74A8" w:rsidRDefault="00000000" w:rsidP="00DB74A8">
      <w:pPr>
        <w:spacing w:before="240" w:after="240" w:line="360" w:lineRule="auto"/>
        <w:jc w:val="both"/>
        <w:rPr>
          <w:color w:val="000000" w:themeColor="text1"/>
        </w:rPr>
      </w:pPr>
      <w:r>
        <w:rPr>
          <w:color w:val="000000" w:themeColor="text1"/>
        </w:rPr>
        <w:t>Software development is not just about writing code that compiles. It is about engineering dependable systems that meet strict standards. The system development lifecycle provides a foundational model of activities, including requirements identification, component design, building, testing and deployment (Satzinger, Jackson and Burd, 2016). Modern software engineering has changed across several methodological phases, from waterfall and spiral models to agile methodologies, with each new paradigm building on foundational engineering principles while resolving the shortcomings of the previous ones (Ruparelia, 2010). To ensure systems meet their intended purpose, professional standards define key quality attributes including how well a system performs its functions, its dependability, speed, resource efficiency, security and ease of upkeep (Sommerville, 2020).</w:t>
      </w:r>
    </w:p>
    <w:p w14:paraId="0097F50E" w14:textId="77777777" w:rsidR="001832E0" w:rsidRPr="00DB74A8" w:rsidRDefault="00000000" w:rsidP="00DB74A8">
      <w:pPr>
        <w:spacing w:before="240" w:after="240" w:line="360" w:lineRule="auto"/>
        <w:jc w:val="both"/>
        <w:rPr>
          <w:color w:val="000000" w:themeColor="text1"/>
        </w:rPr>
      </w:pPr>
      <w:r>
        <w:rPr>
          <w:color w:val="000000" w:themeColor="text1"/>
        </w:rPr>
        <w:t>Computer programs use algorithms, which ensure that the software will function as expected. Cormen et al. (2022) establish that for every valid input, a correct algorithm should halt with accurate output. These principles extend into cloud-based architectures, microservices and DevOps practices (Sommerville, 2020; Krief, 2022), ensuring system reliability in complex and distributed environments. However, the way this logic is produced is changing.</w:t>
      </w:r>
    </w:p>
    <w:p w14:paraId="60A0D5BA" w14:textId="77777777" w:rsidR="001832E0" w:rsidRPr="00DB74A8" w:rsidRDefault="00000000" w:rsidP="00DB74A8">
      <w:pPr>
        <w:spacing w:before="240" w:after="240" w:line="360" w:lineRule="auto"/>
        <w:jc w:val="both"/>
        <w:rPr>
          <w:color w:val="000000" w:themeColor="text1"/>
        </w:rPr>
      </w:pPr>
      <w:r>
        <w:rPr>
          <w:color w:val="000000" w:themeColor="text1"/>
        </w:rPr>
        <w:t>Software development has evolved through three distinct stages. In Stage 1, developers wrote all code manually. Stage 2 introduces tools that suggest code snippets, for example GitHub Copilot. Stage 3, which the industry is entering now, features AI agents that complete entire tasks independently (Li, Zhang and Hassan, 2025). Modern AI agents work in cycles in which they observe the problem, reason for solutions and act (Acharya, Kuppan and Divya, 2025). This shift means developers now supervise AI rather than write every line themselves, thus reshaping verification requirements (Biswas and Talukdar, 2025).</w:t>
      </w:r>
    </w:p>
    <w:p w14:paraId="153430E4" w14:textId="77777777" w:rsidR="001832E0" w:rsidRPr="00DB74A8" w:rsidRDefault="00000000" w:rsidP="00DB74A8">
      <w:pPr>
        <w:spacing w:before="240" w:after="240" w:line="360" w:lineRule="auto"/>
        <w:jc w:val="both"/>
        <w:rPr>
          <w:color w:val="000000" w:themeColor="text1"/>
        </w:rPr>
      </w:pPr>
      <w:r>
        <w:rPr>
          <w:color w:val="000000" w:themeColor="text1"/>
        </w:rPr>
        <w:t xml:space="preserve">Generative AI for software engineering (GenAI-SE) introduces a fundamental tension with established engineering principles. Built on Large Language Models, GenAI-SE tools predict the most statistically probable next token rather than what is correct, well-designed or secure (Goodfellow, Bengio and Courville, 2016; Kamath et al., 2024). Whilst 84% of developers </w:t>
      </w:r>
      <w:del w:id="9003" w:author="Claude" w:date="2026-05-29T12:00:00Z">
        <w:r>
          <w:rPr>
            <w:color w:val="000000" w:themeColor="text1"/>
          </w:rPr>
          <w:delText>are estimated to use</w:delText>
        </w:r>
      </w:del>
      <w:ins w:id="9004" w:author="Claude" w:date="2026-05-29T12:00:00Z">
        <w:r>
          <w:rPr>
            <w:color w:val="000000" w:themeColor="text1"/>
          </w:rPr>
          <w:t>use or plan to use</w:t>
        </w:r>
      </w:ins>
      <w:r>
        <w:rPr>
          <w:color w:val="000000" w:themeColor="text1"/>
        </w:rPr>
        <w:t xml:space="preserve"> these tools to accelerate delivery (Stack Overflow, 2025), the probabilistic nature of the output creates a significant trust gap. Only 33% of developers trust AI-generated output, whilst 46% actively distrust its accuracy (Stack Overflow, 2025).</w:t>
      </w:r>
    </w:p>
    <w:p w14:paraId="0E44647C"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This tension is not just technical but regulatory. Globally, teams struggle because top AI models run in jurisdictions that may not align with local privacy rules. For South African teams this challenge is particularly acute. South Africa presents a compelling case study through its unique compliance environment. Unlike professionals in the US who operate within the same jurisdiction as the companies providing these AI models, South African developers must navigate data sovereignty laws such as the Protection of Personal Information Act (POPIA) while relying on offshore inference engines.</w:t>
      </w:r>
    </w:p>
    <w:p w14:paraId="70CFB1BA" w14:textId="39E21058" w:rsidR="001832E0" w:rsidRPr="00DB74A8" w:rsidRDefault="00000000" w:rsidP="00DB74A8">
      <w:pPr>
        <w:spacing w:before="240" w:after="240" w:line="360" w:lineRule="auto"/>
        <w:jc w:val="both"/>
        <w:rPr>
          <w:color w:val="000000" w:themeColor="text1"/>
        </w:rPr>
      </w:pPr>
      <w:r>
        <w:rPr>
          <w:color w:val="000000" w:themeColor="text1"/>
        </w:rPr>
        <w:t>A compliance paradox consequently emerges. Developers need these powerful cloud tools to remain competitive globally but using them with client data could violate local laws governing transborder data flows. ISO/IEC 42001:2023 offers a certified AI management framework to address these concerns (SGS South Africa, 2025), yet little is known about how developers navigate this grey zone in practice. This study investigates this intersection of engineering standards, developer competency and regulatory compliance.</w:t>
      </w:r>
    </w:p>
    <w:p w14:paraId="6AE20DC0"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9" w:name="_4m0girwakbl" w:colFirst="0" w:colLast="0"/>
      <w:bookmarkStart w:id="10" w:name="_Toc229153082"/>
      <w:bookmarkEnd w:id="9"/>
      <w:r>
        <w:rPr>
          <w:b/>
          <w:bCs/>
          <w:color w:val="000000" w:themeColor="text1"/>
          <w:sz w:val="22"/>
          <w:szCs w:val="22"/>
        </w:rPr>
        <w:t>1.2 Problem Statement</w:t>
      </w:r>
      <w:bookmarkEnd w:id="10"/>
    </w:p>
    <w:p w14:paraId="7D366F37" w14:textId="1B1756EC" w:rsidR="001832E0" w:rsidRPr="00DB74A8" w:rsidRDefault="00000000" w:rsidP="00DB74A8">
      <w:pPr>
        <w:spacing w:before="240" w:after="240" w:line="360" w:lineRule="auto"/>
        <w:jc w:val="both"/>
        <w:rPr>
          <w:color w:val="000000" w:themeColor="text1"/>
        </w:rPr>
      </w:pPr>
      <w:r>
        <w:rPr>
          <w:color w:val="000000" w:themeColor="text1"/>
        </w:rPr>
        <w:t>The integration of Generative AI (GenAI-SE) into software engineering offers vast opportunities to accelerate delivery, reduce operational costs and mitigate skills shortages. However, the rapid adoption of these tools has introduced a fundamental tension between velocity and engineering integrity. These AI tools promise productivity. Their integration in developer workflows, however, threatens the maintenance of professional standards, creating what Gupta (2026, p.1) terms the Productivity-Quality Paradox, where immediate speed is offset by technical debt.</w:t>
      </w:r>
    </w:p>
    <w:p w14:paraId="2C55838C" w14:textId="77777777" w:rsidR="001832E0" w:rsidRPr="00DB74A8" w:rsidRDefault="00000000" w:rsidP="00DB74A8">
      <w:pPr>
        <w:spacing w:before="240" w:after="240" w:line="360" w:lineRule="auto"/>
        <w:jc w:val="both"/>
        <w:rPr>
          <w:color w:val="000000" w:themeColor="text1"/>
        </w:rPr>
      </w:pPr>
      <w:r>
        <w:rPr>
          <w:color w:val="000000" w:themeColor="text1"/>
        </w:rPr>
        <w:t>Despite the widespread use of these tools, empirical evidence demonstrates systematic failures across three critical dimensions:</w:t>
      </w:r>
    </w:p>
    <w:p w14:paraId="67A4615B" w14:textId="4A16AAF9" w:rsidR="001832E0" w:rsidRPr="00DB74A8" w:rsidRDefault="00000000" w:rsidP="00DB74A8">
      <w:pPr>
        <w:pStyle w:val="ListParagraph"/>
        <w:numPr>
          <w:ilvl w:val="0"/>
          <w:numId w:val="4"/>
        </w:numPr>
        <w:spacing w:line="360" w:lineRule="auto"/>
        <w:jc w:val="both"/>
        <w:rPr>
          <w:color w:val="000000" w:themeColor="text1"/>
        </w:rPr>
      </w:pPr>
      <w:r>
        <w:rPr>
          <w:color w:val="000000" w:themeColor="text1"/>
        </w:rPr>
        <w:t xml:space="preserve">Code Quality: research indicates that AI-generated code introduces security vulnerabilities in approximately 40% of outputs (Pearce et al., 2022) and </w:t>
      </w:r>
      <w:del w:id="9196" w:author="Claude" w:date="2026-05-29T12:00:00Z">
        <w:r>
          <w:rPr>
            <w:color w:val="000000" w:themeColor="text1"/>
          </w:rPr>
          <w:delText>doubles code churn (GitClear, 2025), degrading</w:delText>
        </w:r>
      </w:del>
      <w:ins w:id="9197" w:author="Claude" w:date="2026-05-29T12:00:00Z">
        <w:r>
          <w:rPr>
            <w:color w:val="FF0000"/>
          </w:rPr>
          <w:t>has coincided with a near-doubling of code churn, from 3.1% to 5.7% of changed lines (GitClear, 2025), degrading</w:t>
        </w:r>
      </w:ins>
      <w:r>
        <w:rPr>
          <w:color w:val="000000" w:themeColor="text1"/>
        </w:rPr>
        <w:t xml:space="preserve"> long-term maintainability.</w:t>
      </w:r>
    </w:p>
    <w:p w14:paraId="2837D58C" w14:textId="5CABE901" w:rsidR="001832E0" w:rsidRPr="00DB74A8" w:rsidRDefault="00000000" w:rsidP="00DB74A8">
      <w:pPr>
        <w:pStyle w:val="ListParagraph"/>
        <w:numPr>
          <w:ilvl w:val="0"/>
          <w:numId w:val="4"/>
        </w:numPr>
        <w:spacing w:line="360" w:lineRule="auto"/>
        <w:jc w:val="both"/>
        <w:rPr>
          <w:color w:val="000000" w:themeColor="text1"/>
        </w:rPr>
      </w:pPr>
      <w:r>
        <w:rPr>
          <w:color w:val="000000" w:themeColor="text1"/>
        </w:rPr>
        <w:t>Competency: reliance on AI creates a feedback loop where developer skills erode by approximately 17% (Shen and Tamkin, 2026), leading to automation bias where developers express high confidence in defective code.</w:t>
      </w:r>
    </w:p>
    <w:p w14:paraId="01082E82" w14:textId="77777777" w:rsidR="001832E0" w:rsidRPr="00DB74A8" w:rsidRDefault="00000000" w:rsidP="00DB74A8">
      <w:pPr>
        <w:pStyle w:val="ListParagraph"/>
        <w:numPr>
          <w:ilvl w:val="0"/>
          <w:numId w:val="4"/>
        </w:numPr>
        <w:spacing w:line="360" w:lineRule="auto"/>
        <w:jc w:val="both"/>
        <w:rPr>
          <w:color w:val="000000" w:themeColor="text1"/>
        </w:rPr>
      </w:pPr>
      <w:r>
        <w:rPr>
          <w:color w:val="000000" w:themeColor="text1"/>
        </w:rPr>
        <w:lastRenderedPageBreak/>
        <w:t xml:space="preserve">Process Compliance: verification standards are slipping, with industry data </w:t>
      </w:r>
      <w:del w:id="9226" w:author="Claude" w:date="2026-05-29T12:00:00Z">
        <w:r>
          <w:rPr>
            <w:color w:val="000000" w:themeColor="text1"/>
          </w:rPr>
          <w:delText>suggesting that over half of developers frequently skip code review entirely</w:delText>
        </w:r>
      </w:del>
      <w:ins w:id="9227" w:author="Claude" w:date="2026-05-29T12:00:00Z">
        <w:r>
          <w:rPr>
            <w:color w:val="FF0000"/>
          </w:rPr>
          <w:t>indicating that fewer than half of developers consistently verify AI-generated code before use</w:t>
        </w:r>
      </w:ins>
      <w:r>
        <w:rPr>
          <w:color w:val="000000" w:themeColor="text1"/>
        </w:rPr>
        <w:t xml:space="preserve"> (Sonar, 2026).</w:t>
        <w:br/>
      </w:r>
    </w:p>
    <w:p w14:paraId="31ECF21E" w14:textId="77777777" w:rsidR="001832E0" w:rsidRPr="00DB74A8" w:rsidRDefault="00000000" w:rsidP="00DB74A8">
      <w:pPr>
        <w:spacing w:before="240" w:after="240" w:line="360" w:lineRule="auto"/>
        <w:jc w:val="both"/>
        <w:rPr>
          <w:color w:val="000000" w:themeColor="text1"/>
        </w:rPr>
      </w:pPr>
      <w:r>
        <w:rPr>
          <w:color w:val="000000" w:themeColor="text1"/>
        </w:rPr>
        <w:t xml:space="preserve">There is a notable absence of studies examining how these global challenges manifest in regulated environments. Existing research tends to focus on the technical capabilities of Large Language Models. There is insufficient empirical work on how developers operating under data restrictions should navigate laws such as POPIA within South Africa. This gap is compounded by </w:t>
      </w:r>
      <w:del w:id="9228" w:author="Claude" w:date="2026-05-29T12:00:00Z">
        <w:r>
          <w:rPr>
            <w:color w:val="000000" w:themeColor="text1"/>
          </w:rPr>
          <w:delText>the absence of a verified national AI governance framework, leaving organisations without regulatory guidance on safe AI tool adoption.</w:delText>
        </w:r>
      </w:del>
      <w:ins w:id="9229" w:author="Claude" w:date="2026-05-29T12:00:00Z">
        <w:r>
          <w:rPr>
            <w:color w:val="FF0000"/>
          </w:rPr>
          <w:t>the fact that national AI policy remains under development and is not yet binding, the 2026 draft policy having been withdrawn after fabricated AI-generated citations were found in its reference list, leaving organisations without enforceable regulatory guidance on safe AI tool adoption.</w:t>
        </w:r>
      </w:ins>
      <w:r>
        <w:rPr>
          <w:color w:val="000000" w:themeColor="text1"/>
        </w:rPr>
        <w:t xml:space="preserve"> A critical gap therefore remains in understanding the human-centric management and verification of AI-generated code, exposing organisations to compliance risks that no </w:t>
      </w:r>
      <w:del w:id="9230" w:author="Claude" w:date="2026-05-29T12:00:00Z">
        <w:r>
          <w:rPr>
            <w:color w:val="000000" w:themeColor="text1"/>
          </w:rPr>
          <w:delText>corresponding</w:delText>
        </w:r>
      </w:del>
      <w:ins w:id="9231" w:author="Claude" w:date="2026-05-29T12:00:00Z">
        <w:r>
          <w:rPr>
            <w:color w:val="FF0000"/>
          </w:rPr>
          <w:t>binding</w:t>
        </w:r>
      </w:ins>
      <w:r>
        <w:rPr>
          <w:color w:val="000000" w:themeColor="text1"/>
        </w:rPr>
        <w:t xml:space="preserve"> regulatory instrument currently addresses.</w:t>
      </w:r>
    </w:p>
    <w:p w14:paraId="6A1127E9" w14:textId="77777777" w:rsidR="001832E0" w:rsidRPr="00DB74A8" w:rsidRDefault="00000000" w:rsidP="00DB74A8">
      <w:pPr>
        <w:spacing w:before="240" w:after="240" w:line="360" w:lineRule="auto"/>
        <w:jc w:val="both"/>
        <w:rPr>
          <w:color w:val="000000" w:themeColor="text1"/>
        </w:rPr>
      </w:pPr>
      <w:r>
        <w:rPr>
          <w:color w:val="000000" w:themeColor="text1"/>
        </w:rPr>
        <w:t xml:space="preserve">If left unaddressed, software teams risk accumulating cognitive debt, where the logic of business-critical systems becomes opaque to human supervisors (Storey, 2026). In turn, organisations face escalated business risks including security breaches, regulatory non-compliance and the erosion of engineering standards that audit readiness depends on (IBM, 2025; Gupta, 2026). This study therefore seeks to fill this gap by </w:t>
      </w:r>
      <w:del w:id="9154" w:author="Claude" w:date="2026-05-29T12:00:00Z">
        <w:r>
          <w:rPr>
            <w:color w:val="000000" w:themeColor="text1"/>
          </w:rPr>
          <w:delText>investigating the impact of GenAI-SE on</w:delText>
        </w:r>
      </w:del>
      <w:ins w:id="9155" w:author="Claude" w:date="2026-05-29T12:00:00Z">
        <w:r>
          <w:rPr>
            <w:color w:val="FF0000"/>
          </w:rPr>
          <w:t>exploring how GenAI-SE shapes</w:t>
        </w:r>
      </w:ins>
      <w:r>
        <w:rPr>
          <w:color w:val="000000" w:themeColor="text1"/>
        </w:rPr>
        <w:t xml:space="preserve"> process compliance primarily within South Africa and generating evidence to guide the development of governance frameworks that balance AI-driven productivity with professional engineering standards (Gupta, 2026).</w:t>
      </w:r>
    </w:p>
    <w:p w14:paraId="2F351822"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1" w:name="_gk73g6rvtmr" w:colFirst="0" w:colLast="0"/>
      <w:bookmarkStart w:id="12" w:name="_Toc229153083"/>
      <w:bookmarkEnd w:id="11"/>
      <w:r>
        <w:rPr>
          <w:b/>
          <w:bCs/>
          <w:color w:val="000000" w:themeColor="text1"/>
          <w:sz w:val="22"/>
          <w:szCs w:val="22"/>
        </w:rPr>
        <w:t>1.3 Aim of Research</w:t>
      </w:r>
      <w:bookmarkEnd w:id="12"/>
    </w:p>
    <w:p w14:paraId="22EBA386"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aim of this study is to </w:t>
      </w:r>
      <w:del w:id="9138" w:author="Claude" w:date="2026-05-29T12:00:00Z">
        <w:r>
          <w:rPr>
            <w:color w:val="000000" w:themeColor="text1"/>
          </w:rPr>
          <w:delText>investigate the impact of</w:delText>
        </w:r>
      </w:del>
      <w:ins w:id="9139" w:author="Claude" w:date="2026-05-29T12:00:00Z">
        <w:r>
          <w:rPr>
            <w:color w:val="FF0000"/>
          </w:rPr>
          <w:t>explore how</w:t>
        </w:r>
      </w:ins>
      <w:r>
        <w:rPr>
          <w:color w:val="000000" w:themeColor="text1"/>
        </w:rPr>
        <w:t xml:space="preserve"> Generative AI tools </w:t>
      </w:r>
      <w:ins w:id="9140" w:author="Claude" w:date="2026-05-29T12:00:00Z">
        <w:r>
          <w:rPr>
            <w:color w:val="FF0000"/>
          </w:rPr>
          <w:t xml:space="preserve">shape </w:t>
        </w:r>
      </w:ins>
      <w:del w:id="9141" w:author="Claude" w:date="2026-05-29T12:00:00Z">
        <w:r>
          <w:rPr>
            <w:color w:val="000000" w:themeColor="text1"/>
          </w:rPr>
          <w:delText xml:space="preserve">on </w:delText>
        </w:r>
      </w:del>
      <w:r>
        <w:rPr>
          <w:color w:val="000000" w:themeColor="text1"/>
        </w:rPr>
        <w:t>code quality, developer verification competency and process compliance among professional software developers within the South African context, and to develop a governance framework and actionable strategies to mitigate emerging risks and ensure their safe integration into day-to-day engineering operations.</w:t>
      </w:r>
    </w:p>
    <w:p w14:paraId="44ED16FC"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3" w:name="_n8wrrhcjirad" w:colFirst="0" w:colLast="0"/>
      <w:bookmarkStart w:id="14" w:name="_Toc229153084"/>
      <w:bookmarkEnd w:id="13"/>
      <w:r>
        <w:rPr>
          <w:b/>
          <w:bCs/>
          <w:color w:val="000000" w:themeColor="text1"/>
          <w:sz w:val="22"/>
          <w:szCs w:val="22"/>
        </w:rPr>
        <w:t>1.4 Research Objectives</w:t>
      </w:r>
      <w:bookmarkEnd w:id="14"/>
    </w:p>
    <w:p w14:paraId="56978A14" w14:textId="77777777" w:rsidR="001832E0" w:rsidRPr="00DB74A8" w:rsidRDefault="00000000" w:rsidP="00DB74A8">
      <w:pPr>
        <w:numPr>
          <w:ilvl w:val="0"/>
          <w:numId w:val="1"/>
        </w:numPr>
        <w:spacing w:before="240" w:line="360" w:lineRule="auto"/>
        <w:jc w:val="both"/>
        <w:rPr>
          <w:color w:val="000000" w:themeColor="text1"/>
        </w:rPr>
      </w:pPr>
      <w:r>
        <w:rPr>
          <w:color w:val="000000" w:themeColor="text1"/>
        </w:rPr>
        <w:t xml:space="preserve">To </w:t>
      </w:r>
      <w:del w:id="9126" w:author="Claude" w:date="2026-05-29T12:00:00Z">
        <w:r>
          <w:rPr>
            <w:color w:val="000000" w:themeColor="text1"/>
          </w:rPr>
          <w:delText>establish the impact of</w:delText>
        </w:r>
      </w:del>
      <w:ins w:id="9127" w:author="Claude" w:date="2026-05-29T12:00:00Z">
        <w:r>
          <w:rPr>
            <w:color w:val="FF0000"/>
          </w:rPr>
          <w:t>explore how</w:t>
        </w:r>
      </w:ins>
      <w:r>
        <w:rPr>
          <w:color w:val="000000" w:themeColor="text1"/>
        </w:rPr>
        <w:t xml:space="preserve"> GenAI-SE tools </w:t>
      </w:r>
      <w:ins w:id="9128" w:author="Claude" w:date="2026-05-29T12:00:00Z">
        <w:r>
          <w:rPr>
            <w:color w:val="FF0000"/>
          </w:rPr>
          <w:t xml:space="preserve">shape </w:t>
        </w:r>
      </w:ins>
      <w:del w:id="9129" w:author="Claude" w:date="2026-05-29T12:00:00Z">
        <w:r>
          <w:rPr>
            <w:color w:val="000000" w:themeColor="text1"/>
          </w:rPr>
          <w:delText xml:space="preserve">on </w:delText>
        </w:r>
      </w:del>
      <w:r>
        <w:rPr>
          <w:color w:val="000000" w:themeColor="text1"/>
        </w:rPr>
        <w:t>code quality within professional coding practice.</w:t>
      </w:r>
    </w:p>
    <w:p w14:paraId="0E98F484" w14:textId="77777777" w:rsidR="001832E0" w:rsidRPr="00DB74A8" w:rsidRDefault="00000000" w:rsidP="00DB74A8">
      <w:pPr>
        <w:numPr>
          <w:ilvl w:val="0"/>
          <w:numId w:val="1"/>
        </w:numPr>
        <w:spacing w:line="360" w:lineRule="auto"/>
        <w:jc w:val="both"/>
        <w:rPr>
          <w:color w:val="000000" w:themeColor="text1"/>
        </w:rPr>
      </w:pPr>
      <w:r>
        <w:rPr>
          <w:color w:val="000000" w:themeColor="text1"/>
        </w:rPr>
        <w:t>To identify the competency factors required for developers to effectively verify AI-generated code.</w:t>
      </w:r>
    </w:p>
    <w:p w14:paraId="1CE917DD" w14:textId="77777777" w:rsidR="001832E0" w:rsidRPr="00DB74A8" w:rsidRDefault="00000000" w:rsidP="00DB74A8">
      <w:pPr>
        <w:numPr>
          <w:ilvl w:val="0"/>
          <w:numId w:val="1"/>
        </w:numPr>
        <w:spacing w:line="360" w:lineRule="auto"/>
        <w:jc w:val="both"/>
        <w:rPr>
          <w:color w:val="000000" w:themeColor="text1"/>
        </w:rPr>
      </w:pPr>
      <w:r>
        <w:rPr>
          <w:color w:val="000000" w:themeColor="text1"/>
        </w:rPr>
        <w:lastRenderedPageBreak/>
        <w:t xml:space="preserve">To </w:t>
      </w:r>
      <w:del w:id="9130" w:author="Claude" w:date="2026-05-29T12:00:00Z">
        <w:r>
          <w:rPr>
            <w:color w:val="000000" w:themeColor="text1"/>
          </w:rPr>
          <w:delText>determine the impact of</w:delText>
        </w:r>
      </w:del>
      <w:ins w:id="9131" w:author="Claude" w:date="2026-05-29T12:00:00Z">
        <w:r>
          <w:rPr>
            <w:color w:val="FF0000"/>
          </w:rPr>
          <w:t>explore how</w:t>
        </w:r>
      </w:ins>
      <w:r>
        <w:rPr>
          <w:color w:val="000000" w:themeColor="text1"/>
        </w:rPr>
        <w:t xml:space="preserve"> GenAI adoption </w:t>
      </w:r>
      <w:ins w:id="9132" w:author="Claude" w:date="2026-05-29T12:00:00Z">
        <w:r>
          <w:rPr>
            <w:color w:val="FF0000"/>
          </w:rPr>
          <w:t xml:space="preserve">shapes </w:t>
        </w:r>
      </w:ins>
      <w:del w:id="9133" w:author="Claude" w:date="2026-05-29T12:00:00Z">
        <w:r>
          <w:rPr>
            <w:color w:val="000000" w:themeColor="text1"/>
          </w:rPr>
          <w:delText xml:space="preserve">on </w:delText>
        </w:r>
      </w:del>
      <w:r>
        <w:rPr>
          <w:color w:val="000000" w:themeColor="text1"/>
        </w:rPr>
        <w:t>process compliance within a regulated context.</w:t>
      </w:r>
    </w:p>
    <w:p w14:paraId="35453DB2" w14:textId="77777777" w:rsidR="001832E0" w:rsidRPr="00DB74A8" w:rsidRDefault="00000000" w:rsidP="00DB74A8">
      <w:pPr>
        <w:numPr>
          <w:ilvl w:val="0"/>
          <w:numId w:val="1"/>
        </w:numPr>
        <w:spacing w:after="240" w:line="360" w:lineRule="auto"/>
        <w:jc w:val="both"/>
        <w:rPr>
          <w:color w:val="000000" w:themeColor="text1"/>
        </w:rPr>
      </w:pPr>
      <w:r>
        <w:rPr>
          <w:color w:val="000000" w:themeColor="text1"/>
        </w:rPr>
        <w:t>To develop a governance framework for the safe adoption of GenAI-SE tools in software development teams.</w:t>
      </w:r>
    </w:p>
    <w:p w14:paraId="3C5CA949"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5" w:name="_hk0r4e53atqg" w:colFirst="0" w:colLast="0"/>
      <w:bookmarkStart w:id="16" w:name="_Toc229153085"/>
      <w:bookmarkEnd w:id="15"/>
      <w:r>
        <w:rPr>
          <w:b/>
          <w:bCs/>
          <w:color w:val="000000" w:themeColor="text1"/>
          <w:sz w:val="22"/>
          <w:szCs w:val="22"/>
        </w:rPr>
        <w:t>1.5 Research Questions</w:t>
      </w:r>
      <w:bookmarkEnd w:id="16"/>
    </w:p>
    <w:p w14:paraId="49D72445" w14:textId="77777777" w:rsidR="001832E0" w:rsidRPr="00DB74A8" w:rsidRDefault="00000000" w:rsidP="00DB74A8">
      <w:pPr>
        <w:numPr>
          <w:ilvl w:val="0"/>
          <w:numId w:val="3"/>
        </w:numPr>
        <w:spacing w:before="240" w:line="360" w:lineRule="auto"/>
        <w:jc w:val="both"/>
        <w:rPr>
          <w:color w:val="000000" w:themeColor="text1"/>
        </w:rPr>
      </w:pPr>
      <w:r>
        <w:rPr>
          <w:color w:val="000000" w:themeColor="text1"/>
        </w:rPr>
        <w:t xml:space="preserve">RQ1: </w:t>
      </w:r>
      <w:del w:id="9122" w:author="Claude" w:date="2026-05-29T12:00:00Z">
        <w:r>
          <w:rPr>
            <w:color w:val="000000" w:themeColor="text1"/>
          </w:rPr>
          <w:delText>What is the impact of GenAI-SE tools on code quality in professional practice?</w:delText>
        </w:r>
      </w:del>
      <w:ins w:id="9123" w:author="Claude" w:date="2026-05-29T12:00:00Z">
        <w:r>
          <w:rPr>
            <w:color w:val="FF0000"/>
          </w:rPr>
          <w:t>How do GenAI-SE tools shape code quality in professional practice?</w:t>
        </w:r>
      </w:ins>
    </w:p>
    <w:p w14:paraId="5D97413C" w14:textId="77777777" w:rsidR="001832E0" w:rsidRPr="00DB74A8" w:rsidRDefault="00000000" w:rsidP="00DB74A8">
      <w:pPr>
        <w:numPr>
          <w:ilvl w:val="0"/>
          <w:numId w:val="3"/>
        </w:numPr>
        <w:spacing w:line="360" w:lineRule="auto"/>
        <w:jc w:val="both"/>
        <w:rPr>
          <w:color w:val="000000" w:themeColor="text1"/>
        </w:rPr>
      </w:pPr>
      <w:r>
        <w:rPr>
          <w:color w:val="000000" w:themeColor="text1"/>
        </w:rPr>
        <w:t>RQ2: What are the competency factors required for developers to effectively verify AI-generated code?</w:t>
      </w:r>
    </w:p>
    <w:p w14:paraId="0EAE704B" w14:textId="77777777" w:rsidR="001832E0" w:rsidRPr="00DB74A8" w:rsidRDefault="00000000" w:rsidP="00DB74A8">
      <w:pPr>
        <w:numPr>
          <w:ilvl w:val="0"/>
          <w:numId w:val="3"/>
        </w:numPr>
        <w:spacing w:line="360" w:lineRule="auto"/>
        <w:jc w:val="both"/>
        <w:rPr>
          <w:color w:val="000000" w:themeColor="text1"/>
        </w:rPr>
      </w:pPr>
      <w:r>
        <w:rPr>
          <w:color w:val="000000" w:themeColor="text1"/>
        </w:rPr>
        <w:t xml:space="preserve">RQ3: </w:t>
      </w:r>
      <w:del w:id="9124" w:author="Claude" w:date="2026-05-29T12:00:00Z">
        <w:r>
          <w:rPr>
            <w:color w:val="000000" w:themeColor="text1"/>
          </w:rPr>
          <w:delText>What is the impact of GenAI adoption on process compliance?</w:delText>
        </w:r>
      </w:del>
      <w:ins w:id="9125" w:author="Claude" w:date="2026-05-29T12:00:00Z">
        <w:r>
          <w:rPr>
            <w:color w:val="FF0000"/>
          </w:rPr>
          <w:t>How does GenAI adoption shape process compliance?</w:t>
        </w:r>
      </w:ins>
    </w:p>
    <w:p w14:paraId="5516AA63" w14:textId="77777777" w:rsidR="001832E0" w:rsidRPr="00DB74A8" w:rsidRDefault="00000000" w:rsidP="00DB74A8">
      <w:pPr>
        <w:numPr>
          <w:ilvl w:val="0"/>
          <w:numId w:val="3"/>
        </w:numPr>
        <w:spacing w:after="240" w:line="360" w:lineRule="auto"/>
        <w:jc w:val="both"/>
        <w:rPr>
          <w:color w:val="000000" w:themeColor="text1"/>
        </w:rPr>
      </w:pPr>
      <w:r>
        <w:rPr>
          <w:color w:val="000000" w:themeColor="text1"/>
        </w:rPr>
        <w:t>RQ4: What governance framework can be developed to guide the safe incorporation and adoption of GenAI-SE tools?</w:t>
      </w:r>
    </w:p>
    <w:p w14:paraId="61937A32"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7" w:name="_dpomymqusapg" w:colFirst="0" w:colLast="0"/>
      <w:bookmarkStart w:id="18" w:name="_Toc229153086"/>
      <w:bookmarkEnd w:id="17"/>
      <w:r>
        <w:rPr>
          <w:b/>
          <w:bCs/>
          <w:color w:val="000000" w:themeColor="text1"/>
          <w:sz w:val="22"/>
          <w:szCs w:val="22"/>
        </w:rPr>
        <w:t>1.6 Context of Study</w:t>
      </w:r>
      <w:bookmarkEnd w:id="18"/>
    </w:p>
    <w:p w14:paraId="71C3AF05" w14:textId="77777777" w:rsidR="001832E0" w:rsidRPr="00DB74A8" w:rsidRDefault="00000000" w:rsidP="00DB74A8">
      <w:pPr>
        <w:spacing w:before="240" w:after="240" w:line="360" w:lineRule="auto"/>
        <w:jc w:val="both"/>
        <w:rPr>
          <w:color w:val="000000" w:themeColor="text1"/>
        </w:rPr>
      </w:pPr>
      <w:r>
        <w:rPr>
          <w:color w:val="000000" w:themeColor="text1"/>
        </w:rPr>
        <w:t>South Africa is among the largest information and communications technology markets on the African continent, serving as both a regional hub and a supply base for neighbouring countries (International Trade Administration, 2024). Yet this sector operates under significant strain. The 2025 Critical Skills Survey confirms that software engineers, data scientists and IT engineers remain among the most difficult occupational groups to recruit nationally (Xpatweb, 2025). The shortage has more than doubled in two years, from 10% of surveyed employers in 2023 to 22% in 2025, and 84% of large corporations report difficulty sourcing highly skilled talent across critical roles (Xpatweb, 2025). In this high-pressure environment, Generative AI tools are increasingly adopted as a necessity to bridge the productivity gap and compensate for the lack of senior engineering oversight.</w:t>
      </w:r>
    </w:p>
    <w:p w14:paraId="7B1E515E"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global software industry is shifting toward Software Engineering 3.0, where autonomous agents act as goal-driven teammates (Li, Zhang and Hassan, 2025). South African firms are rapidly adopting these technologies to remain competitive and address the senior talent shortage. </w:t>
      </w:r>
      <w:del w:id="9218" w:author="Claude" w:date="2026-05-29T12:00:00Z">
        <w:r>
          <w:rPr>
            <w:color w:val="000000" w:themeColor="text1"/>
          </w:rPr>
          <w:delText>Maake and Mathekgane (2025), in their examination of AI adoption in South African organisations, find that using AI technology is considered crucial for maintaining operational competitiveness and that there is strong institutional recognition of its transformative potential, while simultaneously acknowledging the governance challenges that local regulatory frameworks are not yet equipped to address.</w:delText>
        </w:r>
      </w:del>
      <w:ins w:id="9219" w:author="Claude" w:date="2026-05-29T12:00:00Z">
        <w:r>
          <w:rPr>
            <w:color w:val="FF0000"/>
          </w:rPr>
          <w:t>Smit, Eybers, van der Merwe, Wies, Human and Pielmeyer (2024), examining the key elements of AI adoption in South African organisations, frame adoption as a sociotechnical undertaking in which technological capability must be matched by organisational and human readiness, while Maake and Mathekgane (2025), analysing perceptions of AI and job security across African workplaces, find that AI is widely regarded as pivotal to the future of work even as it provokes employee concerns that organisations must actively manage.</w:t>
        </w:r>
      </w:ins>
      <w:r>
        <w:rPr>
          <w:color w:val="000000" w:themeColor="text1"/>
        </w:rPr>
        <w:t xml:space="preserve"> For many local organisations, AI offers a critical lever to augment </w:t>
        <w:lastRenderedPageBreak/>
        <w:t>junior developers. However, this transition introduces a Productivity-Quality Paradox where acceleration is offset by agentic technical debt, including a potential fourfold increase in code duplication and a 14.7% rise in code churn (Gupta, 2026).</w:t>
      </w:r>
    </w:p>
    <w:p w14:paraId="55247B68" w14:textId="77777777" w:rsidR="001832E0" w:rsidRPr="00DB74A8" w:rsidRDefault="00000000" w:rsidP="00DB74A8">
      <w:pPr>
        <w:spacing w:before="240" w:after="240" w:line="360" w:lineRule="auto"/>
        <w:jc w:val="both"/>
        <w:rPr>
          <w:color w:val="000000" w:themeColor="text1"/>
        </w:rPr>
      </w:pPr>
      <w:r>
        <w:rPr>
          <w:color w:val="000000" w:themeColor="text1"/>
        </w:rPr>
        <w:t>This adoption occurs within a complex regulatory landscape. The Protection of Personal Information Act creates data sovereignty obligations for developers using cloud-hosted AI tools in foreign jurisdictions</w:t>
      </w:r>
      <w:del w:id="9220" w:author="Claude" w:date="2026-05-29T12:00:00Z">
        <w:r>
          <w:rPr>
            <w:color w:val="000000" w:themeColor="text1"/>
          </w:rPr>
          <w:delText>, yet no verified national AI governance framework exists to complement it. In the absence of such a framework, compliance obligations governing AI tool adoption fall entirely on individual organisations and developers, without the regulatory clarity that a national instrument would provide.</w:delText>
        </w:r>
      </w:del>
      <w:ins w:id="9221" w:author="Claude" w:date="2026-05-29T12:00:00Z">
        <w:r>
          <w:rPr>
            <w:color w:val="FF0000"/>
          </w:rPr>
          <w:t>. South Africa has published a National Artificial Intelligence Policy Framework (Department of Communications and Digital Technologies, 2024), and a draft national AI policy was gazetted for public comment in April 2026. The draft was, however, withdrawn within weeks after journalists discovered that its reference list contained fabricated, AI-generated citations (IOL, 2026). No binding national AI regulation therefore exists, and the policy process has been set back by precisely the kind of unverified AI output this study examines. Pending the finalisation of enforceable national rules, compliance obligations governing AI tool adoption fall largely on individual organisations and developers, without the regulatory clarity that a binding national instrument would provide.</w:t>
        </w:r>
      </w:ins>
      <w:r>
        <w:rPr>
          <w:color w:val="000000" w:themeColor="text1"/>
        </w:rPr>
        <w:t xml:space="preserve"> Furthermore, the chronic shortage of senior developers means AI is often used as a substitute for mentorship, giving rise to vibe coding, which is a paradigm where developers express high-level intent through natural language without engaging with the underlying code (Horvat, 2025). This creates a specific risk of automation bias, where developers fail to critically evaluate defective AI outputs (Romeo and Conti, 2025). Empirical studies warn that this over-reliance can lead to a 17% reduction in developer skill evaluation scores (Shen and Tamkin, 2026) and a security environment in which approximately 40% of AI-generated code remains vulnerable to MITRE CWE-listed weaknesses (Pearce et al., 2022).</w:t>
      </w:r>
    </w:p>
    <w:p w14:paraId="739F3326" w14:textId="77777777" w:rsidR="001832E0" w:rsidRPr="00DB74A8" w:rsidRDefault="00000000" w:rsidP="00DB74A8">
      <w:pPr>
        <w:spacing w:before="240" w:after="240" w:line="360" w:lineRule="auto"/>
        <w:jc w:val="both"/>
        <w:rPr>
          <w:color w:val="000000" w:themeColor="text1"/>
        </w:rPr>
      </w:pPr>
      <w:r>
        <w:rPr>
          <w:color w:val="000000" w:themeColor="text1"/>
        </w:rPr>
        <w:t>The current study will explore this phenomenon within South African software teams, identifying the specific barriers to safe adoption and determining the governance mechanisms required to balance global competitiveness with local compliance and engineering standards.</w:t>
      </w:r>
    </w:p>
    <w:p w14:paraId="3D7A2800"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9" w:name="_cafvo4r2yiql" w:colFirst="0" w:colLast="0"/>
      <w:bookmarkStart w:id="20" w:name="_Toc229153087"/>
      <w:bookmarkEnd w:id="19"/>
      <w:r>
        <w:rPr>
          <w:b/>
          <w:bCs/>
          <w:color w:val="000000" w:themeColor="text1"/>
          <w:sz w:val="22"/>
          <w:szCs w:val="22"/>
        </w:rPr>
        <w:t>1.7 Significance of the Study</w:t>
      </w:r>
      <w:bookmarkEnd w:id="20"/>
    </w:p>
    <w:p w14:paraId="125D50C2" w14:textId="77777777" w:rsidR="001832E0" w:rsidRPr="00DB74A8" w:rsidRDefault="00000000" w:rsidP="00DB74A8">
      <w:pPr>
        <w:spacing w:before="240" w:after="240" w:line="360" w:lineRule="auto"/>
        <w:jc w:val="both"/>
        <w:rPr>
          <w:color w:val="000000" w:themeColor="text1"/>
        </w:rPr>
      </w:pPr>
      <w:r>
        <w:rPr>
          <w:color w:val="000000" w:themeColor="text1"/>
        </w:rPr>
        <w:t>The integrity of software systems is fundamental to operational efficiency and competitive advantage in the modern digital economy. Organisations must now adopt AI in their daily operations to remain globally competitive and secure the future of work (Maake and Mathekgane, 2025). Yet this adoption carries significant business liabilities. Technical debt alone consumes approximately 33% of developer time, with engineers spending an estimated 13.5 hours of a 41.1-hour work week addressing accumulated code quality failures rather than delivering new functionality (DistantJob, 2025). Security breaches attributable to ungoverned AI adoption carry an average cost of $4.44 million per incident globally, with shadow AI use adding a further $670,000 to average breach costs and 97% of AI-related breaches occurring in organisations without proper AI access controls (IBM, 2025).</w:t>
      </w:r>
    </w:p>
    <w:p w14:paraId="20EFE444"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Trust in GenAI tools remains critically low at 33% despite their widespread adoption (Stack Overflow, 2025). With 65% of code projected to be AI-generated by 2027 (Sonar, 2026), the urgency for governance is difficult to overstate. Yet few frameworks currently exist that address how established engineering fundamentals apply when developers transition from writing code to supervising autonomous AI agents. This creates a governance gap that this research seeks to fill, particularly within the South African context.</w:t>
      </w:r>
    </w:p>
    <w:p w14:paraId="2E14CA9D" w14:textId="6FB9B378" w:rsidR="001832E0" w:rsidRPr="00DB74A8" w:rsidRDefault="00000000" w:rsidP="00DB74A8">
      <w:pPr>
        <w:spacing w:before="240" w:after="240" w:line="360" w:lineRule="auto"/>
        <w:jc w:val="both"/>
        <w:rPr>
          <w:color w:val="000000" w:themeColor="text1"/>
        </w:rPr>
      </w:pPr>
      <w:r>
        <w:rPr>
          <w:color w:val="000000" w:themeColor="text1"/>
        </w:rPr>
        <w:t xml:space="preserve">By exploring the competency-verification paradox, where junior developers rely most heavily on the tools, they are least qualified to verify, this study provides actionable insights for technical leads, CIOs and engineering managers. The findings will inform the development of risk-tiered governance structures that align with South African data sovereignty laws, including the Protection of Personal Information Act (Republic of South Africa, 2013) and international standards such as ISO/IEC 42001, ensuring that productivity gains do not come at the expense of audit readiness. </w:t>
      </w:r>
      <w:del w:id="9222" w:author="Claude" w:date="2026-05-29T12:00:00Z">
        <w:r>
          <w:rPr>
            <w:color w:val="000000" w:themeColor="text1"/>
          </w:rPr>
          <w:delText>In the absence of a national AI governance framework, this study addresses a regulatory vacuum and is intended to inform both organisational practice and future national policy development.</w:delText>
        </w:r>
      </w:del>
      <w:ins w:id="9223" w:author="Claude" w:date="2026-05-29T12:00:00Z">
        <w:r>
          <w:rPr>
            <w:color w:val="FF0000"/>
          </w:rPr>
          <w:t>While national AI policy remains under development and is not yet binding, the 2026 draft national AI policy having been withdrawn after fabricated, AI-generated citations were discovered in its own reference list (IOL, 2026), this study addresses the current regulatory gap and is intended to inform both organisational practice and the national policy process as it resumes. That a national AI policy was undermined by unverified AI output illustrates, at the highest institutional level, the verification failure at the centre of this study.</w:t>
        </w:r>
      </w:ins>
    </w:p>
    <w:p w14:paraId="6EADAE91" w14:textId="77777777" w:rsidR="001832E0" w:rsidRPr="00DB74A8" w:rsidRDefault="00000000" w:rsidP="00DB74A8">
      <w:pPr>
        <w:spacing w:before="240" w:after="240" w:line="360" w:lineRule="auto"/>
        <w:jc w:val="both"/>
        <w:rPr>
          <w:color w:val="000000" w:themeColor="text1"/>
        </w:rPr>
      </w:pPr>
      <w:r>
        <w:rPr>
          <w:color w:val="000000" w:themeColor="text1"/>
        </w:rPr>
        <w:t>Beyond its practical relevance, this research contributes to academic literature by adapting Socio-Technical Systems Theory to the era of Software Engineering 3.0. While STS Theory is widely applied in technology adoption research, its application to agentic AI, where the technology executes multi-step tasks with significant autonomy, remains theoretically underdeveloped (Baxter and Sommerville, 2011). This study will therefore contribute to refining theoretical understandings of how human oversight must evolve in hybrid human-AI workflows, offering new perspectives on managing the Productivity-Quality Paradox (Gupta, 2026) in professional engineering environments.</w:t>
      </w:r>
    </w:p>
    <w:p w14:paraId="180EE019"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21" w:name="_dr1sc43phb4l" w:colFirst="0" w:colLast="0"/>
      <w:bookmarkStart w:id="22" w:name="_Toc229153088"/>
      <w:bookmarkEnd w:id="21"/>
      <w:r>
        <w:rPr>
          <w:b/>
          <w:bCs/>
          <w:color w:val="000000" w:themeColor="text1"/>
          <w:sz w:val="22"/>
          <w:szCs w:val="22"/>
        </w:rPr>
        <w:t>1.8 Delimitations of Study</w:t>
      </w:r>
      <w:bookmarkEnd w:id="22"/>
    </w:p>
    <w:p w14:paraId="0DB7D675"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delimitations of the study refer to the boundaries intentionally set by the researcher to define the scope of investigation (Creswell and Creswell, </w:t>
      </w:r>
      <w:del w:id="9083" w:author="Claude" w:date="2026-05-29T12:00:00Z">
        <w:r>
          <w:rPr>
            <w:color w:val="000000" w:themeColor="text1"/>
          </w:rPr>
          <w:delText>2017</w:delText>
        </w:r>
      </w:del>
      <w:ins w:id="9084" w:author="Claude" w:date="2026-05-29T12:00:00Z">
        <w:r>
          <w:rPr>
            <w:color w:val="000000" w:themeColor="text1"/>
          </w:rPr>
          <w:t>2018</w:t>
        </w:r>
      </w:ins>
      <w:r>
        <w:rPr>
          <w:color w:val="000000" w:themeColor="text1"/>
        </w:rPr>
        <w:t xml:space="preserve">). These boundaries guide the reader on what this study covers and what it does not.</w:t>
      </w:r>
    </w:p>
    <w:p w14:paraId="60AB02E5"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23" w:name="_thq8lffmv0yz" w:colFirst="0" w:colLast="0"/>
      <w:bookmarkStart w:id="24" w:name="_Toc229153089"/>
      <w:bookmarkEnd w:id="23"/>
      <w:r>
        <w:rPr>
          <w:b/>
          <w:bCs/>
          <w:color w:val="000000" w:themeColor="text1"/>
          <w:sz w:val="22"/>
          <w:szCs w:val="22"/>
        </w:rPr>
        <w:t>1.8.1 Participant Focus</w:t>
      </w:r>
      <w:bookmarkEnd w:id="24"/>
    </w:p>
    <w:p w14:paraId="1B9AF478" w14:textId="77777777" w:rsidR="001832E0" w:rsidRPr="00DB74A8" w:rsidRDefault="00000000" w:rsidP="00DB74A8">
      <w:pPr>
        <w:spacing w:before="240" w:after="240" w:line="360" w:lineRule="auto"/>
        <w:jc w:val="both"/>
        <w:rPr>
          <w:color w:val="000000" w:themeColor="text1"/>
        </w:rPr>
      </w:pPr>
      <w:r>
        <w:rPr>
          <w:color w:val="000000" w:themeColor="text1"/>
        </w:rPr>
        <w:t xml:space="preserve">This study is limited to professional developers, engineers and programmers who actively write, review or maintain code using GenAI-SE tools. </w:t>
      </w:r>
      <w:ins w:id="9232" w:author="Claude" w:date="2026-05-29T12:00:00Z">
        <w:r>
          <w:rPr>
            <w:color w:val="FF0000"/>
          </w:rPr>
          <w:t xml:space="preserve">The inquiry is further delimited to code generation, review and verification activities; adjacent lifecycle areas such as architectural design and deployment automation are deliberately excluded, both because agentic practice in those areas remains comparatively nascent and because concentrating on the activities where the documented discrepancies are most acute preserves the analytical depth that a qualitative design of this scope requires. </w:t>
        </w:r>
      </w:ins>
      <w:r>
        <w:rPr>
          <w:color w:val="000000" w:themeColor="text1"/>
        </w:rPr>
        <w:t xml:space="preserve">Students, non-technical IT staff and professionals </w:t>
        <w:lastRenderedPageBreak/>
        <w:t>who do not engage in coding activities are excluded. Recruitment targets practitioners reachable via verified professional networks such as LinkedIn to ensure high-quality industry responses.</w:t>
      </w:r>
    </w:p>
    <w:p w14:paraId="22A15AF0"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25" w:name="_mb8t1lemxu76" w:colFirst="0" w:colLast="0"/>
      <w:bookmarkStart w:id="26" w:name="_Toc229153090"/>
      <w:bookmarkEnd w:id="25"/>
      <w:r>
        <w:rPr>
          <w:b/>
          <w:bCs/>
          <w:color w:val="000000" w:themeColor="text1"/>
          <w:sz w:val="22"/>
          <w:szCs w:val="22"/>
        </w:rPr>
        <w:t>1.8.2 Tool Categories</w:t>
      </w:r>
      <w:bookmarkEnd w:id="26"/>
    </w:p>
    <w:p w14:paraId="232A7DA2" w14:textId="77777777" w:rsidR="001832E0" w:rsidRPr="00DB74A8" w:rsidRDefault="00000000" w:rsidP="00DB74A8">
      <w:pPr>
        <w:spacing w:before="240" w:after="240" w:line="360" w:lineRule="auto"/>
        <w:jc w:val="both"/>
        <w:rPr>
          <w:color w:val="000000" w:themeColor="text1"/>
        </w:rPr>
      </w:pPr>
      <w:r>
        <w:rPr>
          <w:color w:val="000000" w:themeColor="text1"/>
        </w:rPr>
        <w:t>The study examines the full spectrum of AI assistance in code generation, from code completion tools such as GitHub Copilot, through conversational code generation tools such as ChatGPT, Claude and Gemini, to autonomous task execution systems such as Devin and Claude Code. AI tools used solely for project management, requirements analysis or design, unless they directly involve code generation, are excluded.</w:t>
      </w:r>
    </w:p>
    <w:p w14:paraId="30227E87"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27" w:name="_tczxjnnee8q1" w:colFirst="0" w:colLast="0"/>
      <w:bookmarkStart w:id="28" w:name="_Toc229153091"/>
      <w:bookmarkEnd w:id="27"/>
      <w:r>
        <w:rPr>
          <w:b/>
          <w:bCs/>
          <w:color w:val="000000" w:themeColor="text1"/>
          <w:sz w:val="22"/>
          <w:szCs w:val="22"/>
        </w:rPr>
        <w:t>1.8.3 Scope of Activities</w:t>
      </w:r>
      <w:bookmarkEnd w:id="28"/>
    </w:p>
    <w:p w14:paraId="365CD03E" w14:textId="77777777" w:rsidR="001832E0" w:rsidRPr="00DB74A8" w:rsidRDefault="00000000" w:rsidP="00DB74A8">
      <w:pPr>
        <w:spacing w:before="240" w:after="240" w:line="360" w:lineRule="auto"/>
        <w:jc w:val="both"/>
        <w:rPr>
          <w:color w:val="000000" w:themeColor="text1"/>
        </w:rPr>
      </w:pPr>
      <w:r>
        <w:rPr>
          <w:color w:val="000000" w:themeColor="text1"/>
        </w:rPr>
        <w:t>The research focuses specifically on code generation, code review and verification practices. Broader lifecycle activities such as system architecture, project planning and deployment fall outside the scope of this study. This boundary maintains a sharp focus on the Productivity-Quality Paradox as it manifests in the coding phase.</w:t>
      </w:r>
    </w:p>
    <w:p w14:paraId="21ADB424"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29" w:name="_5xgmmwqn0you" w:colFirst="0" w:colLast="0"/>
      <w:bookmarkStart w:id="30" w:name="_Toc229153092"/>
      <w:bookmarkEnd w:id="29"/>
      <w:r>
        <w:rPr>
          <w:b/>
          <w:bCs/>
          <w:color w:val="000000" w:themeColor="text1"/>
          <w:sz w:val="22"/>
          <w:szCs w:val="22"/>
        </w:rPr>
        <w:t>1.8.4 Time Frame</w:t>
      </w:r>
      <w:bookmarkEnd w:id="30"/>
    </w:p>
    <w:p w14:paraId="1FE485D9" w14:textId="77777777" w:rsidR="001832E0" w:rsidRPr="00DB74A8" w:rsidRDefault="00000000" w:rsidP="00DB74A8">
      <w:pPr>
        <w:spacing w:before="240" w:after="240" w:line="360" w:lineRule="auto"/>
        <w:jc w:val="both"/>
        <w:rPr>
          <w:color w:val="000000" w:themeColor="text1"/>
        </w:rPr>
      </w:pPr>
      <w:r>
        <w:rPr>
          <w:color w:val="000000" w:themeColor="text1"/>
        </w:rPr>
        <w:t>The study focuses on current practices during the 2025 to 2026 period, recognising the rapidly evolving landscape of Generative and Agentic AI tools.</w:t>
      </w:r>
    </w:p>
    <w:p w14:paraId="1CEF9539"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31" w:name="_el9s8p1dvfyz" w:colFirst="0" w:colLast="0"/>
      <w:bookmarkStart w:id="32" w:name="_Toc229153093"/>
      <w:bookmarkEnd w:id="31"/>
      <w:r>
        <w:rPr>
          <w:b/>
          <w:bCs/>
          <w:color w:val="000000" w:themeColor="text1"/>
          <w:sz w:val="22"/>
          <w:szCs w:val="22"/>
        </w:rPr>
        <w:t>1.9 Overview of Methodological Approach</w:t>
      </w:r>
      <w:bookmarkEnd w:id="32"/>
    </w:p>
    <w:p w14:paraId="2E3C78CF" w14:textId="77777777" w:rsidR="001832E0" w:rsidRPr="00DB74A8" w:rsidRDefault="00000000" w:rsidP="00DB74A8">
      <w:pPr>
        <w:spacing w:before="240" w:after="240" w:line="360" w:lineRule="auto"/>
        <w:jc w:val="both"/>
        <w:rPr>
          <w:color w:val="000000" w:themeColor="text1"/>
        </w:rPr>
      </w:pPr>
      <w:r>
        <w:rPr>
          <w:color w:val="000000" w:themeColor="text1"/>
        </w:rPr>
        <w:t>A qualitative research design is adopted for this study, guided by the interpretivist paradigm. Creswell and Creswell (2018) describe qualitative research as a means of exploring and understanding the meaning individuals or groups ascribe to a social or human problem, involving emerging questions, data collected in participants' natural settings and analysis conducted inductively. The interpretivist paradigm underpins this approach, holding that reality is socially constructed and that understanding human experience requires genuine engagement with the meanings participants attach to their own actions and contexts (Saunders, Lewis and Thornhill, 2019).</w:t>
      </w:r>
    </w:p>
    <w:p w14:paraId="60F37384"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research instrument is a semi-structured interview guide administered to a purposive sample of South African professional developers who actively use GenAI-SE tools in their coding practice. Semi-structured interviews are the most widely used qualitative data collection instrument, </w:t>
        <w:lastRenderedPageBreak/>
        <w:t>providing direct access to participants' experiences and reasoning while allowing the flexibility to explore dimensions that structured instruments cannot anticipate (Creswell and Creswell, 2018). The study targets a minimum of ten participants with theoretical saturation, which is the point at which no new themes emerge from the data, as the guiding criterion for sample sufficiency (Patton, 2002). The three core dimensions explored are code quality, developer verification competency and process compliance. Data will be analysed using Braun and Clarke's (2006) six-phase reflexive thematic analysis framework, supported by NVivo qualitative data management software, to generate themes grounded in participant accounts and interpreted in relation to the Three-Pillar Framework and governance framework developed in Chapter 5.</w:t>
      </w:r>
    </w:p>
    <w:p w14:paraId="76A37261"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33" w:name="_y9dvavl4ktou" w:colFirst="0" w:colLast="0"/>
      <w:bookmarkStart w:id="34" w:name="_Toc229153094"/>
      <w:bookmarkEnd w:id="33"/>
      <w:r>
        <w:rPr>
          <w:b/>
          <w:bCs/>
          <w:color w:val="000000" w:themeColor="text1"/>
          <w:sz w:val="22"/>
          <w:szCs w:val="22"/>
        </w:rPr>
        <w:t>1.10 Operational Definitions</w:t>
      </w:r>
      <w:bookmarkEnd w:id="34"/>
    </w:p>
    <w:p w14:paraId="7767F4DC"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35" w:name="_cybkql2ca25e" w:colFirst="0" w:colLast="0"/>
      <w:bookmarkStart w:id="36" w:name="_Toc229153095"/>
      <w:bookmarkEnd w:id="35"/>
      <w:r>
        <w:rPr>
          <w:b/>
          <w:bCs/>
          <w:color w:val="000000" w:themeColor="text1"/>
          <w:sz w:val="22"/>
          <w:szCs w:val="22"/>
        </w:rPr>
        <w:t>1.10.1 Artificial Intelligence (AI)</w:t>
      </w:r>
      <w:bookmarkEnd w:id="36"/>
    </w:p>
    <w:p w14:paraId="6A29A56A" w14:textId="77777777" w:rsidR="001832E0" w:rsidRPr="00DB74A8" w:rsidRDefault="00000000" w:rsidP="00DB74A8">
      <w:pPr>
        <w:spacing w:before="240" w:after="240" w:line="360" w:lineRule="auto"/>
        <w:jc w:val="both"/>
        <w:rPr>
          <w:color w:val="000000" w:themeColor="text1"/>
        </w:rPr>
      </w:pPr>
      <w:r>
        <w:rPr>
          <w:color w:val="000000" w:themeColor="text1"/>
        </w:rPr>
        <w:t>Artificial intelligence refers to the field concerned with building computational systems capable of perceiving their environment, reasoning about it and acting to achieve the best expected outcome across a wide variety of novel situations (Russell and Norvig, 2022). For the purposes of this study, AI encompasses both generative systems that produce outputs in response to prompts and agentic systems that autonomously pursue goals through sequences of tool calls and environmental interactions. These are not categorically different phenomena but points on a single spectrum of computational agency.</w:t>
      </w:r>
    </w:p>
    <w:p w14:paraId="5ABBB956"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37" w:name="_yodhzbqbb3g2" w:colFirst="0" w:colLast="0"/>
      <w:bookmarkStart w:id="38" w:name="_Toc229153096"/>
      <w:bookmarkEnd w:id="37"/>
      <w:r>
        <w:rPr>
          <w:b/>
          <w:bCs/>
          <w:color w:val="000000" w:themeColor="text1"/>
          <w:sz w:val="22"/>
          <w:szCs w:val="22"/>
        </w:rPr>
        <w:t>1.10.2 Generative AI for Software Engineering (GenAI-SE)</w:t>
      </w:r>
      <w:bookmarkEnd w:id="38"/>
    </w:p>
    <w:p w14:paraId="6EC1EC4F" w14:textId="77777777" w:rsidR="001832E0" w:rsidRPr="00DB74A8" w:rsidRDefault="00000000" w:rsidP="00DB74A8">
      <w:pPr>
        <w:spacing w:before="240" w:after="240" w:line="360" w:lineRule="auto"/>
        <w:jc w:val="both"/>
        <w:rPr>
          <w:color w:val="000000" w:themeColor="text1"/>
        </w:rPr>
      </w:pPr>
      <w:r>
        <w:rPr>
          <w:color w:val="000000" w:themeColor="text1"/>
        </w:rPr>
        <w:t>A spectrum of tools categorised by autonomy, namely Assistive AI comprising inline completions such as GitHub Copilot, Conversational AI comprising chat-based tools such as ChatGPT, Claude and Gemini, and Agentic AI comprising autonomous systems such as Devin and Claude Code that execute multi-step tasks independently.</w:t>
      </w:r>
    </w:p>
    <w:p w14:paraId="20938B43"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39" w:name="_mz0364dm11ta" w:colFirst="0" w:colLast="0"/>
      <w:bookmarkStart w:id="40" w:name="_Toc229153097"/>
      <w:bookmarkEnd w:id="39"/>
      <w:r>
        <w:rPr>
          <w:b/>
          <w:bCs/>
          <w:color w:val="000000" w:themeColor="text1"/>
          <w:sz w:val="22"/>
          <w:szCs w:val="22"/>
        </w:rPr>
        <w:t>1.10.3 Verification Overhead</w:t>
      </w:r>
      <w:bookmarkEnd w:id="40"/>
    </w:p>
    <w:p w14:paraId="575246DB" w14:textId="77777777" w:rsidR="001832E0" w:rsidRPr="00DB74A8" w:rsidRDefault="00000000" w:rsidP="00DB74A8">
      <w:pPr>
        <w:spacing w:before="240" w:after="240" w:line="360" w:lineRule="auto"/>
        <w:jc w:val="both"/>
        <w:rPr>
          <w:color w:val="000000" w:themeColor="text1"/>
        </w:rPr>
      </w:pPr>
      <w:r>
        <w:rPr>
          <w:color w:val="000000" w:themeColor="text1"/>
        </w:rPr>
        <w:t>The cognitive and temporal costs of reviewing AI-generated code, context-switching between tool categories and maintaining verification rigour across diverse AI outputs (Becker et al., 2026).</w:t>
      </w:r>
    </w:p>
    <w:p w14:paraId="0A751E46"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41" w:name="_kxw6xcxbzn4f" w:colFirst="0" w:colLast="0"/>
      <w:bookmarkStart w:id="42" w:name="_Toc229153098"/>
      <w:bookmarkEnd w:id="41"/>
      <w:r>
        <w:rPr>
          <w:b/>
          <w:bCs/>
          <w:color w:val="000000" w:themeColor="text1"/>
          <w:sz w:val="22"/>
          <w:szCs w:val="22"/>
        </w:rPr>
        <w:t>1.10.4 Automation Bias</w:t>
      </w:r>
      <w:bookmarkEnd w:id="42"/>
    </w:p>
    <w:p w14:paraId="4A170752"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The tendency to favour automated suggestions over contradictory information or one's own judgement, leading to acceptance of AI-generated code without adequate verification (Perry et al., 2023; Rastogi et al., 2022).</w:t>
      </w:r>
    </w:p>
    <w:p w14:paraId="7080AEDA"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43" w:name="_nwyzsqkmjj64" w:colFirst="0" w:colLast="0"/>
      <w:bookmarkStart w:id="44" w:name="_Toc229153099"/>
      <w:bookmarkEnd w:id="43"/>
      <w:r>
        <w:rPr>
          <w:b/>
          <w:bCs/>
          <w:color w:val="000000" w:themeColor="text1"/>
          <w:sz w:val="22"/>
          <w:szCs w:val="22"/>
        </w:rPr>
        <w:t>1.10.5 Unsanctioned Tool Adoption (UTA)</w:t>
      </w:r>
      <w:bookmarkEnd w:id="44"/>
    </w:p>
    <w:p w14:paraId="13C0C7C6"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use of unapproved AI tools that bypass organisational governance, security reviews and compliance checks, creating unmanaged risk exposure (</w:t>
      </w:r>
      <w:del w:id="9085" w:author="Claude" w:date="2026-05-29T12:00:00Z">
        <w:r>
          <w:rPr>
            <w:color w:val="000000" w:themeColor="text1"/>
          </w:rPr>
          <w:delText>ISO/IEC</w:delText>
        </w:r>
      </w:del>
      <w:ins w:id="9086" w:author="Claude" w:date="2026-05-29T12:00:00Z">
        <w:r>
          <w:rPr>
            <w:color w:val="000000" w:themeColor="text1"/>
          </w:rPr>
          <w:t>International Organization for Standardization</w:t>
        </w:r>
      </w:ins>
      <w:r>
        <w:rPr>
          <w:color w:val="000000" w:themeColor="text1"/>
        </w:rPr>
        <w:t>, 2023).</w:t>
      </w:r>
    </w:p>
    <w:p w14:paraId="65BCC407"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45" w:name="_d5x7e72pqfrj" w:colFirst="0" w:colLast="0"/>
      <w:bookmarkStart w:id="46" w:name="_Toc229153100"/>
      <w:bookmarkEnd w:id="45"/>
      <w:r>
        <w:rPr>
          <w:b/>
          <w:bCs/>
          <w:color w:val="000000" w:themeColor="text1"/>
          <w:sz w:val="22"/>
          <w:szCs w:val="22"/>
        </w:rPr>
        <w:t>1.10.6 Agentic AI</w:t>
      </w:r>
      <w:bookmarkEnd w:id="46"/>
    </w:p>
    <w:p w14:paraId="15B93D3A" w14:textId="77777777" w:rsidR="001832E0" w:rsidRPr="00DB74A8" w:rsidRDefault="00000000" w:rsidP="00DB74A8">
      <w:pPr>
        <w:spacing w:before="240" w:after="240" w:line="360" w:lineRule="auto"/>
        <w:jc w:val="both"/>
        <w:rPr>
          <w:color w:val="000000" w:themeColor="text1"/>
        </w:rPr>
      </w:pPr>
      <w:r>
        <w:rPr>
          <w:color w:val="000000" w:themeColor="text1"/>
        </w:rPr>
        <w:t>AI systems that autonomously pursue complex goals in dynamic environments through reasoning, adaptability via reinforcement learning, tool-use and persistent memory (Acharya, Kuppan and Divya, 2025).</w:t>
      </w:r>
    </w:p>
    <w:p w14:paraId="7E6E9722"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47" w:name="_ikexc4hdjv1q" w:colFirst="0" w:colLast="0"/>
      <w:bookmarkStart w:id="48" w:name="_Toc229153101"/>
      <w:bookmarkEnd w:id="47"/>
      <w:r>
        <w:rPr>
          <w:b/>
          <w:bCs/>
          <w:color w:val="000000" w:themeColor="text1"/>
          <w:sz w:val="22"/>
          <w:szCs w:val="22"/>
        </w:rPr>
        <w:t>1.10.7 Cognitive Debt</w:t>
      </w:r>
      <w:bookmarkEnd w:id="48"/>
    </w:p>
    <w:p w14:paraId="73A8F4FA" w14:textId="77777777" w:rsidR="001832E0" w:rsidRPr="00DB74A8" w:rsidRDefault="00000000" w:rsidP="00DB74A8">
      <w:pPr>
        <w:spacing w:before="240" w:after="240" w:line="360" w:lineRule="auto"/>
        <w:jc w:val="both"/>
        <w:rPr>
          <w:color w:val="000000" w:themeColor="text1"/>
        </w:rPr>
      </w:pPr>
      <w:r>
        <w:rPr>
          <w:color w:val="000000" w:themeColor="text1"/>
        </w:rPr>
        <w:t>The mental burden imposed on developers when AI-generated logic exceeds their capacity to fully comprehend and verify, compounding verification overhead (Gupta, 2026).</w:t>
      </w:r>
    </w:p>
    <w:p w14:paraId="33CAFDF4"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49" w:name="_2c4zq4uaju4c" w:colFirst="0" w:colLast="0"/>
      <w:bookmarkStart w:id="50" w:name="_Toc229153102"/>
      <w:bookmarkEnd w:id="49"/>
      <w:r>
        <w:rPr>
          <w:b/>
          <w:bCs/>
          <w:color w:val="000000" w:themeColor="text1"/>
          <w:sz w:val="22"/>
          <w:szCs w:val="22"/>
        </w:rPr>
        <w:t>1.11 Structure of Research</w:t>
      </w:r>
      <w:bookmarkEnd w:id="50"/>
    </w:p>
    <w:p w14:paraId="0D7D391C" w14:textId="77777777" w:rsidR="001832E0" w:rsidRPr="00DB74A8" w:rsidRDefault="00000000" w:rsidP="00DB74A8">
      <w:pPr>
        <w:spacing w:before="240" w:after="240" w:line="360" w:lineRule="auto"/>
        <w:jc w:val="both"/>
        <w:rPr>
          <w:color w:val="000000" w:themeColor="text1"/>
        </w:rPr>
      </w:pPr>
      <w:r>
        <w:rPr>
          <w:color w:val="000000" w:themeColor="text1"/>
        </w:rPr>
        <w:t>Chapter 1 sets the stage for the study by highlighting the increasing relevance of Generative AI in software engineering, outlining the tension between productivity gains and engineering standards particularly within the South African context, and detailing the problem statement, objectives, research questions and operational definitions.</w:t>
      </w:r>
    </w:p>
    <w:p w14:paraId="180494E2" w14:textId="77777777" w:rsidR="001832E0" w:rsidRPr="00DB74A8" w:rsidRDefault="00000000" w:rsidP="00DB74A8">
      <w:pPr>
        <w:spacing w:before="240" w:after="240" w:line="360" w:lineRule="auto"/>
        <w:jc w:val="both"/>
        <w:rPr>
          <w:color w:val="000000" w:themeColor="text1"/>
        </w:rPr>
      </w:pPr>
      <w:r>
        <w:rPr>
          <w:color w:val="000000" w:themeColor="text1"/>
        </w:rPr>
        <w:t xml:space="preserve">Chapter 2 reviews literature related to code quality, developer competency and process compliance, discusses the Productivity-Quality Paradox and the transition to Software Engineering 3.0, and frames the discussion within Socio-Technical Systems Theory and Cognitive Load Theory, culminating in a proposed Three-Pillar Framework and nine </w:t>
      </w:r>
      <w:del w:id="9069" w:author="Claude" w:date="2026-05-29T12:00:00Z">
        <w:r>
          <w:rPr>
            <w:color w:val="000000" w:themeColor="text1"/>
          </w:rPr>
          <w:delText>research hypotheses</w:delText>
        </w:r>
      </w:del>
      <w:ins w:id="9070" w:author="Claude" w:date="2026-05-29T12:00:00Z">
        <w:r>
          <w:rPr>
            <w:color w:val="000000" w:themeColor="text1"/>
          </w:rPr>
          <w:t>guiding propositions</w:t>
        </w:r>
      </w:ins>
      <w:r>
        <w:rPr>
          <w:color w:val="000000" w:themeColor="text1"/>
        </w:rPr>
        <w:t>.</w:t>
      </w:r>
    </w:p>
    <w:p w14:paraId="02D04DF0" w14:textId="77777777" w:rsidR="001832E0" w:rsidRPr="00DB74A8" w:rsidRDefault="00000000" w:rsidP="00DB74A8">
      <w:pPr>
        <w:spacing w:before="240" w:after="240" w:line="360" w:lineRule="auto"/>
        <w:jc w:val="both"/>
        <w:rPr>
          <w:color w:val="000000" w:themeColor="text1"/>
        </w:rPr>
      </w:pPr>
      <w:r>
        <w:rPr>
          <w:color w:val="000000" w:themeColor="text1"/>
        </w:rPr>
        <w:t>Chapter 3 explains the qualitative research design adopted by the study, grounded in the interpretivist paradigm, and details the semi-structured interview instrument, sampling strategies, thematic analysis procedures, trustworthiness measures and ethical considerations regarding data sovereignty.</w:t>
      </w:r>
    </w:p>
    <w:p w14:paraId="0C4AADA2"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Chapter 4 presents the analysis and interpretation of data collected through the interviews, using thematic analysis to develop and present themes across the three pillars of the framework and provide a comprehensive understanding of how professional developers in South Africa manage the risks of AI-generated code.</w:t>
      </w:r>
    </w:p>
    <w:p w14:paraId="27F3D13C" w14:textId="77777777" w:rsidR="001832E0" w:rsidRPr="00DB74A8" w:rsidRDefault="00000000" w:rsidP="00DB74A8">
      <w:pPr>
        <w:spacing w:before="240" w:after="240" w:line="360" w:lineRule="auto"/>
        <w:jc w:val="both"/>
        <w:rPr>
          <w:color w:val="000000" w:themeColor="text1"/>
        </w:rPr>
      </w:pPr>
      <w:r>
        <w:rPr>
          <w:color w:val="000000" w:themeColor="text1"/>
        </w:rPr>
        <w:t xml:space="preserve">Chapter 5 discusses the key findings in relation to the research objectives and theoretical frameworks, interprets </w:t>
      </w:r>
      <w:del w:id="9156" w:author="Claude" w:date="2026-05-29T12:00:00Z">
        <w:r>
          <w:rPr>
            <w:color w:val="000000" w:themeColor="text1"/>
          </w:rPr>
          <w:delText>the impact of AI adoption on</w:delText>
        </w:r>
      </w:del>
      <w:ins w:id="9157" w:author="Claude" w:date="2026-05-29T12:00:00Z">
        <w:r>
          <w:rPr>
            <w:color w:val="FF0000"/>
          </w:rPr>
          <w:t>how AI adoption shapes</w:t>
        </w:r>
      </w:ins>
      <w:r>
        <w:rPr>
          <w:color w:val="000000" w:themeColor="text1"/>
        </w:rPr>
        <w:t xml:space="preserve"> engineering standards, and presents a conclusion followed by governance recommendations for technical leads, developers and CIOs.</w:t>
      </w:r>
    </w:p>
    <w:p w14:paraId="4FAEA9CD"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51" w:name="_tt67icn0ib01" w:colFirst="0" w:colLast="0"/>
      <w:bookmarkStart w:id="52" w:name="_Toc229153103"/>
      <w:bookmarkEnd w:id="51"/>
      <w:r>
        <w:rPr>
          <w:b/>
          <w:bCs/>
          <w:color w:val="000000" w:themeColor="text1"/>
          <w:sz w:val="22"/>
          <w:szCs w:val="22"/>
        </w:rPr>
        <w:t>1.12 Section Summary</w:t>
      </w:r>
      <w:bookmarkEnd w:id="52"/>
    </w:p>
    <w:p w14:paraId="7AB50535" w14:textId="77777777" w:rsidR="001832E0" w:rsidRPr="00DB74A8" w:rsidRDefault="00000000" w:rsidP="00DB74A8">
      <w:pPr>
        <w:spacing w:before="240" w:after="240" w:line="360" w:lineRule="auto"/>
        <w:jc w:val="both"/>
        <w:rPr>
          <w:color w:val="000000" w:themeColor="text1"/>
        </w:rPr>
      </w:pPr>
      <w:r>
        <w:rPr>
          <w:color w:val="000000" w:themeColor="text1"/>
        </w:rPr>
        <w:t xml:space="preserve">Chapter 1 introduces the study on </w:t>
      </w:r>
      <w:del w:id="9158" w:author="Claude" w:date="2026-05-29T12:00:00Z">
        <w:r>
          <w:rPr>
            <w:color w:val="000000" w:themeColor="text1"/>
          </w:rPr>
          <w:delText>the impact of GenAI-SE tools on</w:delText>
        </w:r>
      </w:del>
      <w:ins w:id="9159" w:author="Claude" w:date="2026-05-29T12:00:00Z">
        <w:r>
          <w:rPr>
            <w:color w:val="FF0000"/>
          </w:rPr>
          <w:t>how GenAI-SE tools shape</w:t>
        </w:r>
      </w:ins>
      <w:r>
        <w:rPr>
          <w:color w:val="000000" w:themeColor="text1"/>
        </w:rPr>
        <w:t xml:space="preserve"> software engineering practices in South Africa. It outlines the background, problem statement, research objectives and research questions. The chapter also presents the study's context, justification, delimitations and methodological approach, which employs a qualitative interview-based design guided by the interpretivist paradigm and grounded in Socio-Technical Systems Theory and Cognitive Load Theory.</w:t>
        <w:br w:type="page"/>
      </w:r>
    </w:p>
    <w:p w14:paraId="0D95C1C9" w14:textId="77777777" w:rsidR="001832E0" w:rsidRPr="00DB74A8" w:rsidRDefault="00000000" w:rsidP="00DB74A8">
      <w:pPr>
        <w:pStyle w:val="Heading1"/>
        <w:keepNext w:val="0"/>
        <w:keepLines w:val="0"/>
        <w:spacing w:before="480" w:line="360" w:lineRule="auto"/>
        <w:jc w:val="both"/>
        <w:rPr>
          <w:b/>
          <w:bCs/>
          <w:color w:val="000000" w:themeColor="text1"/>
          <w:sz w:val="22"/>
          <w:szCs w:val="22"/>
        </w:rPr>
      </w:pPr>
      <w:bookmarkStart w:id="53" w:name="_5if7hb6z4m78" w:colFirst="0" w:colLast="0"/>
      <w:bookmarkStart w:id="54" w:name="_Toc229153104"/>
      <w:bookmarkEnd w:id="53"/>
      <w:r>
        <w:rPr>
          <w:b/>
          <w:bCs/>
          <w:color w:val="000000" w:themeColor="text1"/>
          <w:sz w:val="22"/>
          <w:szCs w:val="22"/>
        </w:rPr>
        <w:lastRenderedPageBreak/>
        <w:t>CHAPTER 2: LITERATURE REVIEW</w:t>
      </w:r>
      <w:bookmarkEnd w:id="54"/>
    </w:p>
    <w:p w14:paraId="4537F57D"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55" w:name="_9z2yxf64z8sz" w:colFirst="0" w:colLast="0"/>
      <w:bookmarkStart w:id="56" w:name="_Toc229153105"/>
      <w:bookmarkEnd w:id="55"/>
      <w:r>
        <w:rPr>
          <w:b/>
          <w:bCs/>
          <w:color w:val="000000" w:themeColor="text1"/>
          <w:sz w:val="22"/>
          <w:szCs w:val="22"/>
        </w:rPr>
        <w:t>2.1 Introduction</w:t>
      </w:r>
      <w:bookmarkEnd w:id="56"/>
    </w:p>
    <w:p w14:paraId="1B5271D8" w14:textId="6B7E167B" w:rsidR="001832E0" w:rsidRPr="00DB74A8" w:rsidRDefault="00000000" w:rsidP="00DB74A8">
      <w:pPr>
        <w:spacing w:before="240" w:after="240" w:line="360" w:lineRule="auto"/>
        <w:jc w:val="both"/>
        <w:rPr>
          <w:color w:val="000000" w:themeColor="text1"/>
        </w:rPr>
      </w:pPr>
      <w:r>
        <w:rPr>
          <w:color w:val="000000" w:themeColor="text1"/>
        </w:rPr>
        <w:t xml:space="preserve">This chapter reviews existing research on Generative AI in software engineering. It analyses studies to highlight important trends, challenges and gaps that are relevant to this study. This review provides the basis for establishing the conceptual framework for this research. Foundational software engineering texts provide standards against which the </w:t>
      </w:r>
      <w:del w:id="9160" w:author="Claude" w:date="2026-05-29T12:00:00Z">
        <w:r>
          <w:rPr>
            <w:color w:val="000000" w:themeColor="text1"/>
          </w:rPr>
          <w:delText>impact of GenAI is assessed</w:delText>
        </w:r>
      </w:del>
      <w:ins w:id="9161" w:author="Claude" w:date="2026-05-29T12:00:00Z">
        <w:r>
          <w:rPr>
            <w:color w:val="FF0000"/>
          </w:rPr>
          <w:t>role of GenAI is interpreted</w:t>
        </w:r>
      </w:ins>
      <w:r>
        <w:rPr>
          <w:color w:val="000000" w:themeColor="text1"/>
        </w:rPr>
        <w:t xml:space="preserve">. The review is structured to examine three dimensions identified in the problem statement, namely </w:t>
      </w:r>
      <w:del w:id="9162" w:author="Claude" w:date="2026-05-29T12:00:00Z">
        <w:r>
          <w:rPr>
            <w:color w:val="000000" w:themeColor="text1"/>
          </w:rPr>
          <w:delText>the impact on</w:delText>
        </w:r>
      </w:del>
      <w:ins w:id="9163" w:author="Claude" w:date="2026-05-29T12:00:00Z">
        <w:r>
          <w:rPr>
            <w:color w:val="FF0000"/>
          </w:rPr>
          <w:t>GenAI in relation to</w:t>
        </w:r>
      </w:ins>
      <w:r>
        <w:rPr>
          <w:color w:val="000000" w:themeColor="text1"/>
        </w:rPr>
        <w:t xml:space="preserve"> code quality, developer competencies and process compliance. Synthesising these findings provides the basis for a conceptual framework and </w:t>
      </w:r>
      <w:del w:id="9071" w:author="Claude" w:date="2026-05-29T12:00:00Z">
        <w:r>
          <w:rPr>
            <w:color w:val="000000" w:themeColor="text1"/>
          </w:rPr>
          <w:delText>research hypotheses</w:delText>
        </w:r>
      </w:del>
      <w:ins w:id="9072" w:author="Claude" w:date="2026-05-29T12:00:00Z">
        <w:r>
          <w:rPr>
            <w:color w:val="000000" w:themeColor="text1"/>
          </w:rPr>
          <w:t>guiding propositions</w:t>
        </w:r>
      </w:ins>
      <w:r>
        <w:rPr>
          <w:color w:val="000000" w:themeColor="text1"/>
        </w:rPr>
        <w:t xml:space="preserve"> proposed for this research.</w:t>
      </w:r>
    </w:p>
    <w:p w14:paraId="0A0B0291" w14:textId="77777777" w:rsidR="001832E0" w:rsidRPr="00DB74A8" w:rsidRDefault="00000000" w:rsidP="00DB74A8">
      <w:pPr>
        <w:spacing w:before="240" w:after="240" w:line="360" w:lineRule="auto"/>
        <w:jc w:val="both"/>
        <w:rPr>
          <w:ins w:id="9097" w:author="Claude" w:date="2026-05-29T12:00:00Z"/>
          <w:color w:val="000000" w:themeColor="text1"/>
        </w:rPr>
      </w:pPr>
      <w:ins w:id="9098" w:author="Claude" w:date="2026-05-29T12:00:00Z">
        <w:r>
          <w:rPr>
            <w:color w:val="000000" w:themeColor="text1"/>
          </w:rPr>
          <w:t xml:space="preserve">Because the integration of Generative AI into software engineering is a rapidly evolving phenomenon, this review draws on two categories of evidence. Peer-reviewed studies and conference proceedings provide the primary scholarly foundation, while industry reports, technical system cards, security disclosures and practitioner surveys are used to capture emerging developments that the peer-reviewed literature has not yet caught up with. Grey literature of this kind is treated as indicative rather than definitive, and wherever possible its claims are triangulated against peer-reviewed findings or multiple independent sources before being relied upon. This dual-evidence strategy is necessary to characterise a fast-moving field accurately while maintaining appropriate scholarly caution. </w:t>
        </w:r>
        <w:r>
          <w:rPr>
            <w:color w:val="FF0000"/>
          </w:rPr>
          <w:t>This combined use of peer-reviewed and grey literature follows the multivocal literature review approach formalised by Garousi et al. (2019) and applied in recent software-engineering reviews such as Esposito et al. (2026), who appraise grey sources against explicit credibility criteria before inclusion.</w:t>
        </w:r>
      </w:ins>
    </w:p>
    <w:p w14:paraId="44E6314D"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57" w:name="_dzft64skwsx7" w:colFirst="0" w:colLast="0"/>
      <w:bookmarkStart w:id="58" w:name="_Toc229153106"/>
      <w:bookmarkEnd w:id="57"/>
      <w:r>
        <w:rPr>
          <w:b/>
          <w:bCs/>
          <w:color w:val="000000" w:themeColor="text1"/>
          <w:sz w:val="22"/>
          <w:szCs w:val="22"/>
        </w:rPr>
        <w:t>2.2 Technical Foundations of GenAI in Software Engineering</w:t>
      </w:r>
      <w:bookmarkEnd w:id="58"/>
    </w:p>
    <w:p w14:paraId="4DFE3BE7" w14:textId="77777777" w:rsidR="001832E0" w:rsidRPr="00DB74A8" w:rsidRDefault="00000000" w:rsidP="00DB74A8">
      <w:pPr>
        <w:spacing w:before="240" w:after="240" w:line="360" w:lineRule="auto"/>
        <w:jc w:val="both"/>
        <w:rPr>
          <w:color w:val="000000" w:themeColor="text1"/>
        </w:rPr>
      </w:pPr>
      <w:r>
        <w:rPr>
          <w:color w:val="000000" w:themeColor="text1"/>
        </w:rPr>
        <w:t>This section establishes the technical foundations of Generative AI in software engineering, examining the architecture and operational mechanisms of Large Language Models and the landscape of model families and capabilities that underpin the tools assessed in this study.</w:t>
      </w:r>
    </w:p>
    <w:p w14:paraId="2D4CDA18"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59" w:name="_jxg3f8boopky" w:colFirst="0" w:colLast="0"/>
      <w:bookmarkStart w:id="60" w:name="_Toc229153107"/>
      <w:bookmarkEnd w:id="59"/>
      <w:r>
        <w:rPr>
          <w:b/>
          <w:bCs/>
          <w:color w:val="000000" w:themeColor="text1"/>
          <w:sz w:val="22"/>
          <w:szCs w:val="22"/>
        </w:rPr>
        <w:t>2.2.1 Large Language Models</w:t>
      </w:r>
      <w:bookmarkEnd w:id="60"/>
    </w:p>
    <w:p w14:paraId="7857A800" w14:textId="77777777" w:rsidR="001832E0" w:rsidRPr="00DB74A8" w:rsidRDefault="00000000" w:rsidP="00DB74A8">
      <w:pPr>
        <w:spacing w:before="240" w:after="240" w:line="360" w:lineRule="auto"/>
        <w:jc w:val="both"/>
        <w:rPr>
          <w:color w:val="000000" w:themeColor="text1"/>
        </w:rPr>
      </w:pPr>
      <w:r>
        <w:rPr>
          <w:color w:val="000000" w:themeColor="text1"/>
        </w:rPr>
        <w:t>Large language models (LLMs) are a class of artificial intelligence systems trained on vast corpora of text data to perform language understanding and generation tasks. Alammar and Grootendorst (2024) define LLMs as models that represent and generate language, encompassing encoder-only representation models used for classification and retrieval and decoder-only generative models that produce text through next-token prediction. The foundational mechanism of all LLMs is statistical pattern-matching. Rather than deriving rules from first principles, LLMs identify the most probable continuation of a token sequence based on patterns learned during training on internet-scale data (Alammar and Grootendorst, 2024).</w:t>
      </w:r>
    </w:p>
    <w:p w14:paraId="55D50DAC" w14:textId="77777777" w:rsidR="001832E0" w:rsidRPr="00DB74A8" w:rsidRDefault="00000000" w:rsidP="00DB74A8">
      <w:pPr>
        <w:spacing w:before="240" w:after="240" w:line="360" w:lineRule="auto"/>
        <w:jc w:val="both"/>
        <w:rPr>
          <w:color w:val="000000" w:themeColor="text1"/>
        </w:rPr>
      </w:pPr>
      <w:r>
        <w:rPr>
          <w:color w:val="000000" w:themeColor="text1"/>
        </w:rPr>
        <w:t xml:space="preserve">This mechanism is significant for software engineering because syntactically plausible but semantically incorrect code can be generated with high confidence when training data contains similar patterns. This is the architectural explanation for the hallucination phenomena documented throughout this section. Liu et al. (2024) provide empirical confirmation of this, establishing a taxonomy of five hallucination types in LLM-generated code and analysing </w:t>
      </w:r>
      <w:del w:id="9005" w:author="Claude" w:date="2026-05-29T12:00:00Z">
        <w:r>
          <w:rPr>
            <w:color w:val="000000" w:themeColor="text1"/>
          </w:rPr>
          <w:delText>13,968</w:delText>
        </w:r>
      </w:del>
      <w:ins w:id="9006" w:author="Claude" w:date="2026-05-29T12:00:00Z">
        <w:r>
          <w:rPr>
            <w:color w:val="000000" w:themeColor="text1"/>
          </w:rPr>
          <w:t>3,084</w:t>
        </w:r>
      </w:ins>
      <w:r>
        <w:rPr>
          <w:color w:val="000000" w:themeColor="text1"/>
        </w:rPr>
        <w:t xml:space="preserve"> code </w:t>
      </w:r>
      <w:del w:id="9099" w:author="Claude" w:date="2026-05-29T12:00:00Z">
        <w:r>
          <w:rPr>
            <w:color w:val="000000" w:themeColor="text1"/>
          </w:rPr>
          <w:delText>snippets</w:delText>
        </w:r>
      </w:del>
      <w:ins w:id="9100" w:author="Claude" w:date="2026-05-29T12:00:00Z">
        <w:r>
          <w:rPr>
            <w:color w:val="000000" w:themeColor="text1"/>
          </w:rPr>
          <w:t>samples</w:t>
        </w:r>
      </w:ins>
      <w:r>
        <w:rPr>
          <w:color w:val="000000" w:themeColor="text1"/>
        </w:rPr>
        <w:t xml:space="preserve"> </w:t>
      </w:r>
      <w:r>
        <w:rPr>
          <w:color w:val="000000" w:themeColor="text1"/>
        </w:rPr>
        <w:lastRenderedPageBreak/>
        <w:t>to demonstrate that hallucinations are both pervasive and strongly correlated with functional incorrectness.</w:t>
      </w:r>
    </w:p>
    <w:p w14:paraId="697A5B1F" w14:textId="77777777" w:rsidR="001832E0" w:rsidRPr="00DB74A8" w:rsidRDefault="00000000" w:rsidP="00DB74A8">
      <w:pPr>
        <w:spacing w:before="240" w:after="240" w:line="360" w:lineRule="auto"/>
        <w:jc w:val="both"/>
        <w:rPr>
          <w:color w:val="000000" w:themeColor="text1"/>
        </w:rPr>
      </w:pPr>
      <w:r>
        <w:rPr>
          <w:color w:val="000000" w:themeColor="text1"/>
        </w:rPr>
        <w:t>The capabilities of LLMs emerge from a two-stage training paradigm (Alammar and Grootendorst, 2024). In the pretraining phase, a model is trained on internet-scale data to predict the next token, producing a foundation model with broad linguistic knowledge but no instruction-following capability. In the fine-tuning phase, this foundation model is further trained on task-specific data to produce instruction-following or domain-specific behaviour. This paradigm is significant for software engineering because fine-tuning for instruction-following does not eliminate the hallucination tendencies introduced during pretraining, which means that all current commercial code generation tools retain the fundamental probabilistic unreliability of the underlying LLM. Sallou et al. (2024) reinforce this concern, identifying data leakage and output variability as threats to validity in LLM-based software engineering research, noting that closed-source models may memorise training data in ways that produce deceptively strong benchmark performance without genuine semantic correctness.</w:t>
      </w:r>
    </w:p>
    <w:p w14:paraId="160693B9" w14:textId="77777777" w:rsidR="001832E0" w:rsidRPr="00DB74A8" w:rsidRDefault="00000000" w:rsidP="00DB74A8">
      <w:pPr>
        <w:spacing w:before="240" w:after="240" w:line="360" w:lineRule="auto"/>
        <w:jc w:val="both"/>
        <w:rPr>
          <w:color w:val="000000" w:themeColor="text1"/>
        </w:rPr>
      </w:pPr>
      <w:r>
        <w:rPr>
          <w:color w:val="000000" w:themeColor="text1"/>
        </w:rPr>
        <w:t>Large language models are built upon the transformer architecture (Vaswani et al., 2017), employing self-attention mechanisms that enable parallel processing and capture long-range dependencies. A critical distinction for practitioners concerns their operational mechanism in that LLMs perform statistical pattern-matching rather than logical derivation (Goodfellow, Bengio and Courville, 2016). Kamath et al. (2024) observe that LLMs predict the next token based on statistical patterns rather than true understanding, excelling at syntax but struggling with semantic correctness and edge cases. Biswas and Talukdar (2025) expand on this in their discussion of LLMs as the cognitive engine for agentic systems, noting their role in enabling reasoning and adaptation through generative capabilities.</w:t>
      </w:r>
    </w:p>
    <w:p w14:paraId="155DE36C" w14:textId="77777777" w:rsidR="001832E0" w:rsidRPr="00DB74A8" w:rsidRDefault="00000000" w:rsidP="00DB74A8">
      <w:pPr>
        <w:spacing w:before="240" w:after="240" w:line="360" w:lineRule="auto"/>
        <w:jc w:val="both"/>
        <w:rPr>
          <w:color w:val="000000" w:themeColor="text1"/>
        </w:rPr>
      </w:pPr>
      <w:r>
        <w:rPr>
          <w:color w:val="000000" w:themeColor="text1"/>
        </w:rPr>
        <w:t>This creates fundamental tensions with algorithmic correctness. Cormen et al. (2022) establish that a correct algorithm halts with the correct output for every input instance. Correctness is not probabilistic. An algorithm producing correct results 95% of the time is fundamentally incorrect. Abelson and Sussman (1996) reinforce that programs must be correct in every detail, a standard that exists in direct tension with LLMs that optimise statistical likelihood rather than logical validity.</w:t>
      </w:r>
    </w:p>
    <w:p w14:paraId="4DEA5716" w14:textId="77777777" w:rsidR="001832E0" w:rsidRPr="00DB74A8" w:rsidRDefault="00000000" w:rsidP="00DB74A8">
      <w:pPr>
        <w:spacing w:before="240" w:after="240" w:line="360" w:lineRule="auto"/>
        <w:jc w:val="both"/>
        <w:rPr>
          <w:color w:val="000000" w:themeColor="text1"/>
        </w:rPr>
      </w:pPr>
      <w:r>
        <w:rPr>
          <w:color w:val="000000" w:themeColor="text1"/>
        </w:rPr>
        <w:t xml:space="preserve">Trott et al. (2023) provide additional evidence of this gap, demonstrating through False Belief Tasks that GPT-3 performs significantly above chance on belief attribution but still falls short of human performance, suggesting that LLMs acquire statistical approximations of reasoning rather </w:t>
        <w:lastRenderedPageBreak/>
        <w:t>than genuine understanding of intent. In software development, this means an AI system may generate code that appears contextually appropriate while misrepresenting the developer's actual requirements.</w:t>
      </w:r>
    </w:p>
    <w:p w14:paraId="321BD151" w14:textId="0353D303" w:rsidR="001832E0" w:rsidRPr="00DB74A8" w:rsidRDefault="00000000" w:rsidP="00DB74A8">
      <w:pPr>
        <w:spacing w:before="240" w:after="240" w:line="360" w:lineRule="auto"/>
        <w:jc w:val="both"/>
        <w:rPr>
          <w:color w:val="000000" w:themeColor="text1"/>
        </w:rPr>
      </w:pPr>
      <w:r>
        <w:rPr>
          <w:color w:val="000000" w:themeColor="text1"/>
        </w:rPr>
        <w:t>Alammar and Grootendorst (2024) identify responsible use dimensions directly relevant to professional software engineering contexts. LLMs trained on internet data may encode and amplify biases present in that training data. The intellectual property status of LLM-generated code remains legally ambiguous when outputs resemble training data. Furthermore, LLMs generate harmful or incorrect content with the same apparent confidence as correct content, meaning verification cannot rely on model confidence as a reliability signal. Steyvers et al. (2025) quantify the practical consequence of this last point, introducing the concept of the calibration gap, where users consistently overestimate the accuracy of LLM responses and longer explanations increase user confidence even when they do not improve accuracy. These dimensions inform the code quality gap, competency gap and compliance risks examined in Sections 2.4 to 2.6.</w:t>
      </w:r>
    </w:p>
    <w:p w14:paraId="7039E099"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61" w:name="_atli8c6eekh8" w:colFirst="0" w:colLast="0"/>
      <w:bookmarkStart w:id="62" w:name="_Toc229153108"/>
      <w:bookmarkEnd w:id="61"/>
      <w:r>
        <w:rPr>
          <w:b/>
          <w:bCs/>
          <w:color w:val="000000" w:themeColor="text1"/>
          <w:sz w:val="22"/>
          <w:szCs w:val="22"/>
        </w:rPr>
        <w:t>2.2.2 Model Families</w:t>
      </w:r>
      <w:bookmarkEnd w:id="62"/>
    </w:p>
    <w:p w14:paraId="40825472" w14:textId="4C704484" w:rsidR="001832E0" w:rsidRPr="00DB74A8" w:rsidRDefault="00000000" w:rsidP="00DB74A8">
      <w:pPr>
        <w:spacing w:before="240" w:after="240" w:line="360" w:lineRule="auto"/>
        <w:jc w:val="both"/>
        <w:rPr>
          <w:color w:val="000000" w:themeColor="text1"/>
        </w:rPr>
      </w:pPr>
      <w:r>
        <w:rPr>
          <w:color w:val="000000" w:themeColor="text1"/>
        </w:rPr>
        <w:t xml:space="preserve">The contemporary landscape comprises OpenAI's GPT series, Anthropic's Claude family, Google's Gemini and open-source alternatives including Code Llama, Mistral Codestral and DeepSeek Coder. Gao et al. (2025) emphasise that model selection has significant implications for code quality, security and reproducibility, identifying seven challenge areas across the software development lifecycle from requirements to maintenance. Hou et al. (2024), reviewing 395 papers, found that code generation dominates LLM applications with persistent challenges including hallucinations and inadequate evaluation metrics for non-functional properties. </w:t>
      </w:r>
      <w:del w:id="9115" w:author="Claude" w:date="2026-05-29T12:00:00Z">
        <w:r>
          <w:rPr>
            <w:color w:val="000000" w:themeColor="text1"/>
          </w:rPr>
          <w:delText>Liu et al. (2024) identified five categories of hallucinations in code generation with rates as high as 28.8%, representing systematic quality risks rather than isolated edge cases.</w:delText>
        </w:r>
      </w:del>
      <w:ins w:id="9116" w:author="Claude" w:date="2026-05-29T12:00:00Z">
        <w:r>
          <w:rPr>
            <w:color w:val="FF0000"/>
          </w:rPr>
          <w:t>Liu et al. (2024) established a taxonomy of five categories of hallucinations in LLM-generated code through a thematic analysis of 3,084 code samples, in which 2,119 hallucinations were identified, demonstrating that such deviations represent systematic quality risks rather than isolated edge cases.</w:t>
        </w:r>
      </w:ins>
      <w:r>
        <w:rPr>
          <w:color w:val="000000" w:themeColor="text1"/>
        </w:rPr>
        <w:t xml:space="preserve"> Biswas and Talukdar (2025) highlight multimodal LLMs as key for agentic systems, enabling agents to handle diverse inputs such as code and diagrams for enhanced software engineering tasks, while also noting that increased capability does not resolve the underlying probabilistic reliability problem.</w:t>
      </w:r>
    </w:p>
    <w:p w14:paraId="62EE64B7"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63" w:name="_p8neu3l5l148" w:colFirst="0" w:colLast="0"/>
      <w:bookmarkStart w:id="64" w:name="_Toc229153109"/>
      <w:bookmarkEnd w:id="63"/>
      <w:r>
        <w:rPr>
          <w:b/>
          <w:bCs/>
          <w:color w:val="000000" w:themeColor="text1"/>
          <w:sz w:val="22"/>
          <w:szCs w:val="22"/>
        </w:rPr>
        <w:t>2.3 Adoption Patterns</w:t>
      </w:r>
      <w:bookmarkEnd w:id="64"/>
    </w:p>
    <w:p w14:paraId="6E9AAF5F" w14:textId="77777777" w:rsidR="001832E0" w:rsidRPr="00DB74A8" w:rsidRDefault="00000000" w:rsidP="00DB74A8">
      <w:pPr>
        <w:spacing w:before="240" w:after="240" w:line="360" w:lineRule="auto"/>
        <w:jc w:val="both"/>
        <w:rPr>
          <w:color w:val="000000" w:themeColor="text1"/>
        </w:rPr>
      </w:pPr>
      <w:r>
        <w:rPr>
          <w:color w:val="000000" w:themeColor="text1"/>
        </w:rPr>
        <w:t xml:space="preserve">This section examines the adoption landscape of GenAI-SE tools across five dimensions, namely the current distribution of tool categories and adoption rates, the hybrid workflows developers </w:t>
        <w:lastRenderedPageBreak/>
        <w:t>construct across multiple paradigms, the emergence of natural language-driven development practices, the Software Engineering 3.0 paradigm shift and the architectural characteristics of agentic systems.</w:t>
      </w:r>
    </w:p>
    <w:p w14:paraId="3F46C91F"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65" w:name="_ut8ge61n1j8p" w:colFirst="0" w:colLast="0"/>
      <w:bookmarkStart w:id="66" w:name="_Toc229153110"/>
      <w:bookmarkEnd w:id="65"/>
      <w:r>
        <w:rPr>
          <w:b/>
          <w:bCs/>
          <w:color w:val="000000" w:themeColor="text1"/>
          <w:sz w:val="22"/>
          <w:szCs w:val="22"/>
        </w:rPr>
        <w:t>2.3.1 Tool Categories and Adoption Rates</w:t>
      </w:r>
      <w:bookmarkEnd w:id="66"/>
    </w:p>
    <w:p w14:paraId="199E7C9C" w14:textId="77777777" w:rsidR="001832E0" w:rsidRPr="00DB74A8" w:rsidRDefault="00000000" w:rsidP="00DB74A8">
      <w:pPr>
        <w:spacing w:before="240" w:after="240" w:line="360" w:lineRule="auto"/>
        <w:jc w:val="both"/>
        <w:rPr>
          <w:color w:val="000000" w:themeColor="text1"/>
        </w:rPr>
      </w:pPr>
      <w:r>
        <w:rPr>
          <w:color w:val="000000" w:themeColor="text1"/>
        </w:rPr>
        <w:t>GitHub Copilot represents 68% adoption among AI-using developers, ChatGPT 82% and Claude 45% (Stack Overflow, 2025). The ecosystem comprises three paradigms. Integrated assistants embed AI into development environments, preserving traditional review affordances but risking automation bias through seamless acceptance of suggestions. Conversational interfaces provide code through dialogue, creating natural verification checkpoints through the copy-paste workflow but introducing context loss (Mu et al., 2024). Agentic systems operate with significant autonomy to execute multi-step tasks, thereby reducing verification affordances through autonomous execution (Liang et al., 2024). Shrivastava (2025) provides a comparative analysis of eight leading agentic IDE tools as of mid-2025, categorising them into IDE-integrated agents and background or remote agents, and noting that background agents capable of autonomous pull request creation and cloud-based task execution are now standard features rather than experimental offerings. Biswas and Talukdar (2025) categorise these architectures as reactive, deliberative and hybrid, with agentic systems emphasising tool integration for full software development lifecycle autonomy.</w:t>
      </w:r>
    </w:p>
    <w:p w14:paraId="701F380C" w14:textId="77777777" w:rsidR="001832E0" w:rsidRPr="00DB74A8" w:rsidRDefault="00000000" w:rsidP="00DB74A8">
      <w:pPr>
        <w:spacing w:before="240" w:after="240" w:line="360" w:lineRule="auto"/>
        <w:jc w:val="both"/>
        <w:rPr>
          <w:color w:val="000000" w:themeColor="text1"/>
        </w:rPr>
      </w:pPr>
      <w:r>
        <w:rPr>
          <w:color w:val="000000" w:themeColor="text1"/>
        </w:rPr>
        <w:t>Empirical testing confirms the security implications of this tool landscape. Klemmer et al. (2024), conducting a qualitative study across software professionals, found that AI assistants are increasingly replacing traditional advice sources such as Stack Overflow while generating insecure code in approximately 40% of security-critical tasks. Developers reported evaluating AI-generated suggestions as human-written code but simultaneously exhibited automation bias, accepting defective outputs when under cognitive load. Taulli (2024) corroborates this across commercial platforms, documenting that AI-assisted developers exhibit overconfidence in the security of their outputs while the underlying vulnerability rates remain persistently high. This dual failure of output quality and confidence calibration applies across all three tool paradigms and is not unique to agentic systems.</w:t>
      </w:r>
    </w:p>
    <w:p w14:paraId="78B61A38"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67" w:name="_37khsfbw6lvl" w:colFirst="0" w:colLast="0"/>
      <w:bookmarkStart w:id="68" w:name="_Toc229153111"/>
      <w:bookmarkEnd w:id="67"/>
      <w:r>
        <w:rPr>
          <w:b/>
          <w:bCs/>
          <w:color w:val="000000" w:themeColor="text1"/>
          <w:sz w:val="22"/>
          <w:szCs w:val="22"/>
        </w:rPr>
        <w:t>2.3.2 Hybrid Workflows</w:t>
      </w:r>
      <w:bookmarkEnd w:id="68"/>
    </w:p>
    <w:p w14:paraId="7D18CBE7" w14:textId="77777777" w:rsidR="001832E0" w:rsidRPr="00DB74A8" w:rsidRDefault="00000000" w:rsidP="00DB74A8">
      <w:pPr>
        <w:spacing w:before="240" w:after="240" w:line="360" w:lineRule="auto"/>
        <w:jc w:val="both"/>
        <w:rPr>
          <w:color w:val="000000" w:themeColor="text1"/>
        </w:rPr>
      </w:pPr>
      <w:r>
        <w:rPr>
          <w:color w:val="000000" w:themeColor="text1"/>
        </w:rPr>
        <w:t xml:space="preserve">Liang et al. (2024), surveying 410 developers, found </w:t>
      </w:r>
      <w:del w:id="9194" w:author="Claude" w:date="2026-05-29T12:00:00Z">
        <w:r>
          <w:rPr>
            <w:color w:val="000000" w:themeColor="text1"/>
          </w:rPr>
          <w:delText>30.5% of code was AI-assisted</w:delText>
        </w:r>
      </w:del>
      <w:ins w:id="9195" w:author="Claude" w:date="2026-05-29T12:00:00Z">
        <w:r>
          <w:rPr>
            <w:color w:val="FF0000"/>
          </w:rPr>
          <w:t>that developers attributed an average of 30.5% of their code to AI assistance</w:t>
        </w:r>
      </w:ins>
      <w:r>
        <w:rPr>
          <w:color w:val="000000" w:themeColor="text1"/>
        </w:rPr>
        <w:t xml:space="preserve">, with the primary benefit being speed but with challenges including context handling limitations and </w:t>
        <w:lastRenderedPageBreak/>
        <w:t>difficulty controlling outputs to meet non-functional requirements. Modern development involves hybrid workflows in which developers use multiple tool categories simultaneously, creating verification overhead that compounds across transitions. Becker et al. (2026), drawing on two years of fine-grained IDE telemetry from 800 professional developers, identify context switching as one of five measurable dimensions through which AI tool adoption reshapes developer workflows, finding that the restructuring of workflows is largely invisible to developers themselves since self-reported perceptions diverge systematically from telemetry-measured behaviour.</w:t>
      </w:r>
    </w:p>
    <w:p w14:paraId="3B535CF9" w14:textId="77777777" w:rsidR="001832E0" w:rsidRPr="00DB74A8" w:rsidRDefault="00000000" w:rsidP="00DB74A8">
      <w:pPr>
        <w:spacing w:before="240" w:after="240" w:line="360" w:lineRule="auto"/>
        <w:jc w:val="both"/>
        <w:rPr>
          <w:color w:val="000000" w:themeColor="text1"/>
        </w:rPr>
      </w:pPr>
      <w:r>
        <w:rPr>
          <w:color w:val="000000" w:themeColor="text1"/>
        </w:rPr>
        <w:t>Shin (2024) found that integrating test-driven development with generative AI creates natural verification boundaries that partially mitigate this overhead. Coutinho et al. (2024) reported 20 to 35 percent time savings from AI tool adoption but noted persistent concerns about skill gaps from over-reliance and the need for rigorous verification of AI-generated outputs. Santos et al. (2024) corroborate these mixed findings, projecting productivity gains of 30 to 45% while simultaneously documenting risks from hallucinations, biased code generation and security vulnerabilities that offset headline efficiency numbers.</w:t>
      </w:r>
    </w:p>
    <w:p w14:paraId="08228045" w14:textId="77777777" w:rsidR="001832E0" w:rsidRPr="00DB74A8" w:rsidRDefault="00000000" w:rsidP="00DB74A8">
      <w:pPr>
        <w:spacing w:before="240" w:after="240" w:line="360" w:lineRule="auto"/>
        <w:jc w:val="both"/>
        <w:rPr>
          <w:color w:val="000000" w:themeColor="text1"/>
        </w:rPr>
      </w:pPr>
      <w:r>
        <w:rPr>
          <w:color w:val="000000" w:themeColor="text1"/>
        </w:rPr>
        <w:t>Ozdemir (2026) proposes a practical selection framework for the workflow-agent decision. Workflows are appropriate when the task pathway is known in advance, edge cases are codeable and efficiency is paramount. Agents are appropriate when the task requires adaptive decision-making and environmental feedback. Ozdemir (2026) also demonstrates empirically that agents consistently take longer and cost more than equivalent workflows without producing meaningfully superior accuracy, a finding that challenges the productivity narrative driving agentic AI adoption in professional software teams.</w:t>
      </w:r>
    </w:p>
    <w:p w14:paraId="2E9F994E"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69" w:name="_l1gtx1os9jza" w:colFirst="0" w:colLast="0"/>
      <w:bookmarkStart w:id="70" w:name="_Toc229153112"/>
      <w:bookmarkEnd w:id="69"/>
      <w:r>
        <w:rPr>
          <w:b/>
          <w:bCs/>
          <w:color w:val="000000" w:themeColor="text1"/>
          <w:sz w:val="22"/>
          <w:szCs w:val="22"/>
        </w:rPr>
        <w:t>2.3.3 Natural Language-Driven Development (NLDD)</w:t>
      </w:r>
      <w:bookmarkEnd w:id="70"/>
    </w:p>
    <w:p w14:paraId="3BC90EB1" w14:textId="77777777" w:rsidR="001832E0" w:rsidRPr="00DB74A8" w:rsidRDefault="00000000" w:rsidP="00DB74A8">
      <w:pPr>
        <w:spacing w:before="240" w:after="240" w:line="360" w:lineRule="auto"/>
        <w:jc w:val="both"/>
        <w:rPr>
          <w:color w:val="000000" w:themeColor="text1"/>
        </w:rPr>
      </w:pPr>
      <w:r>
        <w:rPr>
          <w:color w:val="000000" w:themeColor="text1"/>
        </w:rPr>
        <w:t xml:space="preserve">In February 2025, Andrej Karpathy articulated what he termed Vibe Coding, which describes functionality in natural language, accepts AI-generated code with minimal checking and relies on execution testing rather than comprehension. Horvat (2025) provides the first systematic examination, distinguishing vibe coding from AI-assisted coding on the grounds that the former treats generated code as a black box while the latter maintains developer engagement with the underlying implementation. Horvat identifies advantages including rapid prototyping and accessibility but documents significant disadvantages in maintenance overhead, debugging difficulty and the absence of empirical research on LLM behaviour in production. Ray (2025), reviewing the state of the field, extends this taxonomy to include a delegation-pairing continuum </w:t>
        <w:lastRenderedPageBreak/>
        <w:t>with four interaction modalities and identifies technical debt, security vulnerabilities and skill atrophy as endemic risks of high-delegation vibe coding approaches.</w:t>
      </w:r>
    </w:p>
    <w:p w14:paraId="2B456F79" w14:textId="41C9B595" w:rsidR="001832E0" w:rsidRPr="00DB74A8" w:rsidRDefault="00000000" w:rsidP="00DB74A8">
      <w:pPr>
        <w:spacing w:before="240" w:after="240" w:line="360" w:lineRule="auto"/>
        <w:jc w:val="both"/>
        <w:rPr>
          <w:color w:val="000000" w:themeColor="text1"/>
        </w:rPr>
      </w:pPr>
      <w:r>
        <w:rPr>
          <w:color w:val="000000" w:themeColor="text1"/>
        </w:rPr>
        <w:t xml:space="preserve">Malamas et al. (2025) provides an architectural response to these risks, proposing a domain-specific language agent that uses LLMs to generate formally validated models from natural language input, combining the accessibility of vibe coding with the syntactic and semantic validation of model-driven engineering. Mitchell and Shaaban (2025) similarly argue that vibe coding requires formal verification to be viable, </w:t>
      </w:r>
      <w:del w:id="9174" w:author="Claude" w:date="2026-05-29T12:00:00Z">
        <w:r>
          <w:rPr>
            <w:color w:val="000000" w:themeColor="text1"/>
          </w:rPr>
          <w:delText>demonstrating empirically that only 28% of LLM-generated code is simultaneously secure and correct</w:delText>
        </w:r>
      </w:del>
      <w:ins w:id="9175" w:author="Claude" w:date="2026-05-29T12:00:00Z">
        <w:r>
          <w:rPr>
            <w:color w:val="FF0000"/>
          </w:rPr>
          <w:t>citing repository-level benchmark evidence that even the strongest model generated simultaneously secure and correct code in only 28% of tasks (Dilgren et al., 2025, as cited in Mitchell and Shaaban, 2025)</w:t>
        </w:r>
      </w:ins>
      <w:r>
        <w:rPr>
          <w:color w:val="000000" w:themeColor="text1"/>
        </w:rPr>
        <w:t xml:space="preserve"> and identifying constraint-reconciliation decay as a structural problem in extended vibe coding sessions.</w:t>
      </w:r>
    </w:p>
    <w:p w14:paraId="21D24043" w14:textId="6533CEF5" w:rsidR="001832E0" w:rsidRPr="00DB74A8" w:rsidRDefault="00000000" w:rsidP="00DB74A8">
      <w:pPr>
        <w:spacing w:before="240" w:after="240" w:line="360" w:lineRule="auto"/>
        <w:jc w:val="both"/>
        <w:rPr>
          <w:color w:val="000000" w:themeColor="text1"/>
        </w:rPr>
      </w:pPr>
      <w:r>
        <w:rPr>
          <w:color w:val="000000" w:themeColor="text1"/>
        </w:rPr>
        <w:t>Meske et al. (2025) provide theoretical framing, characterising vibe coding as a reconfiguration of intent mediation in software development, redistributing cognitive labour from technical implementation toward collaborative orchestration while introducing black-box codebases and responsibility gaps as structural risks. Maes (2025) situates this in enterprise contexts, arguing that vibe-coded output is structurally unmaintainable for production software with roadmaps and backward compatibility requirements. Industry safety assessments corroborate these concerns. Anthropic's evaluation of Claude Opus 4.6 found the model exhibited overly agentic behaviour, taking risky actions without requesting human permission including sending unauthorised emails and aggressively acquiring authentication tokens (Anthropic, 2026).</w:t>
      </w:r>
    </w:p>
    <w:p w14:paraId="19F812E0"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71" w:name="_pbi3qozgbfo2" w:colFirst="0" w:colLast="0"/>
      <w:bookmarkStart w:id="72" w:name="_Toc229153113"/>
      <w:bookmarkEnd w:id="71"/>
      <w:r>
        <w:rPr>
          <w:b/>
          <w:bCs/>
          <w:color w:val="000000" w:themeColor="text1"/>
          <w:sz w:val="22"/>
          <w:szCs w:val="22"/>
        </w:rPr>
        <w:t>2.3.4 Software Engineering 3.0 Paradigm</w:t>
      </w:r>
      <w:bookmarkEnd w:id="72"/>
    </w:p>
    <w:p w14:paraId="5CF8C841" w14:textId="77777777" w:rsidR="001832E0" w:rsidRPr="00DB74A8" w:rsidRDefault="00000000" w:rsidP="00DB74A8">
      <w:pPr>
        <w:spacing w:before="240" w:after="240" w:line="360" w:lineRule="auto"/>
        <w:jc w:val="both"/>
        <w:rPr>
          <w:color w:val="000000" w:themeColor="text1"/>
        </w:rPr>
      </w:pPr>
      <w:r>
        <w:rPr>
          <w:color w:val="000000" w:themeColor="text1"/>
        </w:rPr>
        <w:t xml:space="preserve">Li, Zhang and Hassan (2025) provide an empirical framework for understanding AI's integration trajectory through three eras. SE 1.0 represents traditional manual development with full human control. SE 2.0 describes AI-assisted development where tools like Copilot provide suggestions within human-directed workflows. SE 3.0 characterises the emerging agentic paradigm where AI teammates execute complex multi-step tasks with significant autonomy. The scale of this transformation is evidenced by over 456,000 GitHub pull requests involving AI-generated code </w:t>
      </w:r>
      <w:del w:id="9009" w:author="Claude" w:date="2026-05-29T12:00:00Z">
        <w:r>
          <w:rPr>
            <w:color w:val="000000" w:themeColor="text1"/>
          </w:rPr>
          <w:delText>in 2025 alone</w:delText>
        </w:r>
      </w:del>
      <w:ins w:id="9010" w:author="Claude" w:date="2026-05-29T12:00:00Z">
        <w:r>
          <w:rPr>
            <w:color w:val="000000" w:themeColor="text1"/>
          </w:rPr>
          <w:t>across the dataset period to mid-2025</w:t>
        </w:r>
      </w:ins>
      <w:r>
        <w:rPr>
          <w:color w:val="000000" w:themeColor="text1"/>
        </w:rPr>
        <w:t xml:space="preserve"> (Li, Zhang and Hassan, 2025).</w:t>
      </w:r>
    </w:p>
    <w:p w14:paraId="4F275E3F" w14:textId="42C94AAB" w:rsidR="001832E0" w:rsidRPr="00DB74A8" w:rsidRDefault="00000000" w:rsidP="00DB74A8">
      <w:pPr>
        <w:spacing w:before="240" w:after="240" w:line="360" w:lineRule="auto"/>
        <w:jc w:val="both"/>
        <w:rPr>
          <w:color w:val="000000" w:themeColor="text1"/>
        </w:rPr>
      </w:pPr>
      <w:r>
        <w:rPr>
          <w:color w:val="000000" w:themeColor="text1"/>
        </w:rPr>
        <w:t xml:space="preserve">Russo (2024), analysing adoption patterns across professional software teams, found that compatibility with existing workflows rather than perceived usefulness is the primary driver of GenAI adoption, a finding that challenges traditional technology acceptance models and suggests ease of integration rather than verified quality governs which tools proliferate in practice. The Sonar (2026) developer survey substantiates the scale of this integration, reporting that 72% of </w:t>
        <w:lastRenderedPageBreak/>
        <w:t>developers use AI coding tools daily and 42% of their code is AI-generated or assisted, a figure projected to reach 65% by 2027.</w:t>
      </w:r>
    </w:p>
    <w:p w14:paraId="345781A9"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73" w:name="_2l2f3cbv6nm7" w:colFirst="0" w:colLast="0"/>
      <w:bookmarkStart w:id="74" w:name="_Toc229153114"/>
      <w:bookmarkEnd w:id="73"/>
      <w:r>
        <w:rPr>
          <w:b/>
          <w:bCs/>
          <w:color w:val="000000" w:themeColor="text1"/>
          <w:sz w:val="22"/>
          <w:szCs w:val="22"/>
        </w:rPr>
        <w:t>2.3.5 Agentic AI Architectures</w:t>
      </w:r>
      <w:bookmarkEnd w:id="74"/>
    </w:p>
    <w:p w14:paraId="1C160404" w14:textId="77777777" w:rsidR="001832E0" w:rsidRPr="00DB74A8" w:rsidRDefault="00000000" w:rsidP="00DB74A8">
      <w:pPr>
        <w:spacing w:before="240" w:after="240" w:line="360" w:lineRule="auto"/>
        <w:jc w:val="both"/>
        <w:rPr>
          <w:color w:val="000000" w:themeColor="text1"/>
        </w:rPr>
      </w:pPr>
      <w:r>
        <w:rPr>
          <w:color w:val="000000" w:themeColor="text1"/>
        </w:rPr>
        <w:t>Bandi et al. (2025) provide a comprehensive review distinguishing agentic AI from generative AI, identifying four core architectural pillars, namely planning through task decomposition, memory through short-term and long-term storage, reflection through self-correction and tool-use through actuation. Hosseini and Seilani (2025) frame this distinction in terms of the shift from reactive Copilot models to autonomous Autopilot systems capable of goal-oriented behaviour, highlighting that hierarchical agent structures using frameworks such as LangChain, AutoGen and Pydantic AI are essential for coordinating complex workflows. Abou Ali et al. (2026), in a comprehensive survey of agentic AI architectures, introduce a dual-paradigm framework distinguishing symbolic or classical agents from neural or generative agents, demonstrating that paradigm selection is application-dependent, with symbolic systems dominating safety-critical domains and neural systems excelling in adaptive environments.</w:t>
      </w:r>
    </w:p>
    <w:p w14:paraId="13A4DC35" w14:textId="1DA930B0" w:rsidR="001832E0" w:rsidRPr="00DB74A8" w:rsidRDefault="00000000" w:rsidP="00DB74A8">
      <w:pPr>
        <w:spacing w:before="240" w:after="240" w:line="360" w:lineRule="auto"/>
        <w:jc w:val="both"/>
        <w:rPr>
          <w:color w:val="000000" w:themeColor="text1"/>
        </w:rPr>
      </w:pPr>
      <w:r>
        <w:rPr>
          <w:color w:val="000000" w:themeColor="text1"/>
        </w:rPr>
        <w:t>Albada (2025) provides a practitioner-level architectural definition in that agents comprise four core components, namely perception for input processing, reasoning as LLM-based decision making, action for tool calls and environmental interactions, and memory for context retention across steps. The distinguishing factor between a plain LLM and an agent is the surrounding system's ability to recognise tool-call requests from the model and execute them on its behalf while passing back tool responses (Albada, 2025). This architecture introduces security risks that are categorically absent from generative AI frameworks, including prompt injection, swarm exploitation and compositional failures where each individual step appears correct, but the combined outcome is catastrophic and undetectable through step-by-step review. Ntousakis et al. (2025) document these risks empirically, identifying indirect prompt injection as a specific vulnerability of MCP-based agent workflows and proposing an Information Flow Control system to enforce tool-level security policies at the gateway.</w:t>
      </w:r>
    </w:p>
    <w:p w14:paraId="36A08D0F" w14:textId="77777777" w:rsidR="001832E0" w:rsidRPr="00DB74A8" w:rsidRDefault="00000000" w:rsidP="00DB74A8">
      <w:pPr>
        <w:spacing w:before="240" w:after="240" w:line="360" w:lineRule="auto"/>
        <w:jc w:val="both"/>
        <w:rPr>
          <w:color w:val="000000" w:themeColor="text1"/>
        </w:rPr>
      </w:pPr>
      <w:r>
        <w:rPr>
          <w:color w:val="000000" w:themeColor="text1"/>
        </w:rPr>
        <w:t xml:space="preserve">Konda (2025) provides empirical corroboration that agentic AI systems are no longer theoretical constructs in software engineering. In a </w:t>
      </w:r>
      <w:ins w:id="9119" w:author="Claude" w:date="2026-05-29T12:00:00Z">
        <w:r>
          <w:rPr>
            <w:color w:val="FF0000"/>
          </w:rPr>
          <w:t xml:space="preserve">single-author </w:t>
        </w:r>
      </w:ins>
      <w:r>
        <w:rPr>
          <w:color w:val="000000" w:themeColor="text1"/>
        </w:rPr>
        <w:t xml:space="preserve">multi-agent study spanning requirements engineering, testing and deployment, Konda </w:t>
      </w:r>
      <w:del w:id="9120" w:author="Claude" w:date="2026-05-29T12:00:00Z">
        <w:r>
          <w:rPr>
            <w:color w:val="000000" w:themeColor="text1"/>
          </w:rPr>
          <w:delText>demonstrated</w:delText>
        </w:r>
      </w:del>
      <w:ins w:id="9121" w:author="Claude" w:date="2026-05-29T12:00:00Z">
        <w:r>
          <w:rPr>
            <w:color w:val="FF0000"/>
          </w:rPr>
          <w:t>reported</w:t>
        </w:r>
      </w:ins>
      <w:r>
        <w:rPr>
          <w:color w:val="000000" w:themeColor="text1"/>
        </w:rPr>
        <w:t xml:space="preserve"> a 42% reduction in requirements ambiguity density, a 14-percentage-point improvement in mutation scores and a 37% decrease in rollback latency without increasing change failure rates. These gains depended on policy-as-code guardrails and </w:t>
        <w:lastRenderedPageBreak/>
        <w:t>human-in-the-loop oversight checkpoints, confirming that autonomous performance is contingent on engineered governance boundaries rather than unconstrained autonomy (Konda, 2025).</w:t>
      </w:r>
    </w:p>
    <w:p w14:paraId="48504DF1" w14:textId="77777777" w:rsidR="001832E0" w:rsidRPr="00DB74A8" w:rsidRDefault="00000000" w:rsidP="00DB74A8">
      <w:pPr>
        <w:spacing w:before="240" w:after="240" w:line="360" w:lineRule="auto"/>
        <w:jc w:val="both"/>
        <w:rPr>
          <w:color w:val="000000" w:themeColor="text1"/>
        </w:rPr>
      </w:pPr>
      <w:r>
        <w:rPr>
          <w:color w:val="000000" w:themeColor="text1"/>
        </w:rPr>
        <w:t>The difference between Generative AI and Agentic AI is architectural rather than categorical (Kojukhov et al., 2025). Alammar and Grootendorst (2024) confirm that both a simple code suggestion tool like GitHub Copilot and a fully autonomous agent like Claude Code are built on the same Large Language Model core. The difference lies not in the model itself but in the surrounding system. A standard LLM becomes agentic when placed inside a framework that allows it to call external tools, execute actions and process the results in a continuous loop (Ozdemir, 2026). GenAI-SE is therefore most usefully treated as a single spectrum rather than as separate categories. Agentic systems, however, occupy the highest-risk position on that spectrum because their ability to take real-world actions means that a probabilistic output error does not remain contained within the code editor but can execute directly into live systems.</w:t>
      </w:r>
    </w:p>
    <w:p w14:paraId="4BCAFA0E" w14:textId="7127AE84" w:rsidR="001832E0" w:rsidRPr="00DB74A8" w:rsidRDefault="00000000" w:rsidP="00DB74A8">
      <w:pPr>
        <w:spacing w:before="240" w:after="240" w:line="360" w:lineRule="auto"/>
        <w:jc w:val="both"/>
        <w:rPr>
          <w:color w:val="000000" w:themeColor="text1"/>
        </w:rPr>
      </w:pPr>
      <w:r>
        <w:rPr>
          <w:color w:val="000000" w:themeColor="text1"/>
        </w:rPr>
        <w:t>The risks of agentic tool execution without human verification are documented in production environments during the temporal scope of this study. The AI Incident Database records three agentic AI failures in software engineering contexts between July 2025 and February 2026. Incident 1152 (July 2025) documents how Replit's agentic coding platform deleted a live production database during an active code freeze, despite explicit developer instructions prohibiting changes, and then fabricated synthetic records to mask the deletion (AI Incident Database, 2025). Incident 1433 (December 2025) documents how Google's Antigravity IDE recursively deleted an entire drive partition while attempting to clear a project cache, with recovery largely impossible (AI Incident Database, 2025). Incident 1373 (February 2026) documents an autonomous coding agent that conducted personal research on an open-source maintainer and published an accusatory blog post after a GitHub pull request was rejected (AI Incident Database, 2026). These incidents collectively demonstrate across three major platforms that the governance gap this study proposes to explore is already producing irreversible real-world harm within its temporal scope.</w:t>
      </w:r>
    </w:p>
    <w:p w14:paraId="44E7CD51"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75" w:name="_vnn3q5xcyhy9" w:colFirst="0" w:colLast="0"/>
      <w:bookmarkStart w:id="76" w:name="_Toc229153115"/>
      <w:bookmarkEnd w:id="75"/>
      <w:r>
        <w:rPr>
          <w:b/>
          <w:bCs/>
          <w:color w:val="000000" w:themeColor="text1"/>
          <w:sz w:val="22"/>
          <w:szCs w:val="22"/>
        </w:rPr>
        <w:t>2.3.6 The Productivity-Quality Paradox</w:t>
      </w:r>
      <w:bookmarkEnd w:id="76"/>
    </w:p>
    <w:p w14:paraId="0BBC7B4A" w14:textId="77777777" w:rsidR="001832E0" w:rsidRPr="00DB74A8" w:rsidRDefault="00000000" w:rsidP="00DB74A8">
      <w:pPr>
        <w:spacing w:before="240" w:after="240" w:line="360" w:lineRule="auto"/>
        <w:jc w:val="both"/>
        <w:rPr>
          <w:color w:val="000000" w:themeColor="text1"/>
        </w:rPr>
      </w:pPr>
      <w:r>
        <w:rPr>
          <w:color w:val="000000" w:themeColor="text1"/>
        </w:rPr>
        <w:t xml:space="preserve">Gupta (2026) synthesises emerging evidence into a productivity-quality paradox that challenges vendor-sponsored productivity narratives. </w:t>
      </w:r>
      <w:del w:id="9198" w:author="Claude" w:date="2026-05-29T12:00:00Z">
        <w:r>
          <w:rPr>
            <w:color w:val="000000" w:themeColor="text1"/>
          </w:rPr>
          <w:delText>Analysis across multiple empirical studies reveals that AI code generators double code churn rates, introduce</w:delText>
        </w:r>
      </w:del>
      <w:ins w:id="9199" w:author="Claude" w:date="2026-05-29T12:00:00Z">
        <w:r>
          <w:rPr>
            <w:color w:val="FF0000"/>
          </w:rPr>
          <w:t>His analysis across multiple empirical studies indicates that AI code generators sharply increase code churn, introduce</w:t>
        </w:r>
      </w:ins>
      <w:r>
        <w:rPr>
          <w:color w:val="000000" w:themeColor="text1"/>
        </w:rPr>
        <w:t xml:space="preserve"> vulnerabilities in 51% of outputs and impose a 19% verification slowdown through what Gupta (2026) terms the chaperoning effect, </w:t>
        <w:lastRenderedPageBreak/>
        <w:t>where developers must continuously supervise AI outputs to maintain quality standards. This chaperoning creates cognitive debt in that the mental burden of verifying AI logic may exceed the developer's capacity to fully comprehend it.</w:t>
      </w:r>
    </w:p>
    <w:p w14:paraId="58D277B5" w14:textId="77777777" w:rsidR="001832E0" w:rsidRPr="00DB74A8" w:rsidRDefault="00000000" w:rsidP="00DB74A8">
      <w:pPr>
        <w:spacing w:before="240" w:after="240" w:line="360" w:lineRule="auto"/>
        <w:jc w:val="both"/>
        <w:rPr>
          <w:color w:val="000000" w:themeColor="text1"/>
        </w:rPr>
      </w:pPr>
      <w:r>
        <w:rPr>
          <w:color w:val="000000" w:themeColor="text1"/>
        </w:rPr>
        <w:t>Gupta further quantifies agentic technical debt, including a 14.7% increase in code churn and a fourfold surge in code duplication that violates the DRY principle (</w:t>
      </w:r>
      <w:del w:id="9180" w:author="Claude" w:date="2026-05-29T12:00:00Z">
        <w:r>
          <w:rPr>
            <w:color w:val="000000" w:themeColor="text1"/>
          </w:rPr>
          <w:delText>Hunt and Thomas</w:delText>
        </w:r>
      </w:del>
      <w:ins w:id="9181" w:author="Claude" w:date="2026-05-29T12:00:00Z">
        <w:r>
          <w:rPr>
            <w:color w:val="FF0000"/>
          </w:rPr>
          <w:t>Thomas and Hunt</w:t>
        </w:r>
      </w:ins>
      <w:r>
        <w:rPr>
          <w:color w:val="000000" w:themeColor="text1"/>
        </w:rPr>
        <w:t xml:space="preserve">, 2019). Harding (2025) provides supporting empirical evidence from an analysis of 211 million lines of code, reporting that copy-paste operations exceeded refactoring for the first time in 2024 and that duplicated code blocks of five or more lines increased eightfold, with refactoring activities declining 39.9% year-on-year during widespread AI adoption.</w:t>
      </w:r>
    </w:p>
    <w:p w14:paraId="1D4752F1" w14:textId="77777777" w:rsidR="001832E0" w:rsidRPr="00DB74A8" w:rsidRDefault="00000000" w:rsidP="00DB74A8">
      <w:pPr>
        <w:spacing w:before="240" w:after="240" w:line="360" w:lineRule="auto"/>
        <w:jc w:val="both"/>
        <w:rPr>
          <w:color w:val="000000" w:themeColor="text1"/>
        </w:rPr>
      </w:pPr>
      <w:r>
        <w:rPr>
          <w:color w:val="000000" w:themeColor="text1"/>
        </w:rPr>
        <w:t>Becker et al. (2026), in a longitudinal study combining two-year telemetry from 800 professional developers with survey data, provide direct empirical corroboration of this paradox. AI users produced substantially more code but also deleted significantly more, while survey respondents simultaneously reported productivity gains and perceived minimal changes in code quality. This discrepancy between self-reported perception and objective telemetry mirrors the calibration gap documented throughout this chapter. Maes (2025) situates these findings in production contexts, arguing that AI-generated code is structurally unmaintainable for enterprise software with roadmaps and backward compatibility requirements.</w:t>
      </w:r>
    </w:p>
    <w:p w14:paraId="0F5E95F0" w14:textId="47DA4602" w:rsidR="001832E0" w:rsidRPr="00DB74A8" w:rsidRDefault="00000000" w:rsidP="00DB74A8">
      <w:pPr>
        <w:spacing w:before="240" w:after="240" w:line="360" w:lineRule="auto"/>
        <w:jc w:val="both"/>
        <w:rPr>
          <w:color w:val="000000" w:themeColor="text1"/>
        </w:rPr>
      </w:pPr>
      <w:r>
        <w:rPr>
          <w:color w:val="000000" w:themeColor="text1"/>
        </w:rPr>
        <w:t xml:space="preserve">Gruda and Aeon (2025) </w:t>
      </w:r>
      <w:del w:id="9011" w:author="Claude" w:date="2026-05-29T12:00:00Z">
        <w:r>
          <w:rPr>
            <w:color w:val="000000" w:themeColor="text1"/>
          </w:rPr>
          <w:delText>conducted a meta-analysis of 371 productivity studies and found</w:delText>
        </w:r>
      </w:del>
      <w:ins w:id="9012" w:author="Claude" w:date="2026-05-29T12:00:00Z">
        <w:r>
          <w:rPr>
            <w:color w:val="000000" w:themeColor="text1"/>
          </w:rPr>
          <w:t>synthesising meta-analytic evidence from across the literature, report</w:t>
        </w:r>
      </w:ins>
      <w:r>
        <w:rPr>
          <w:color w:val="000000" w:themeColor="text1"/>
        </w:rPr>
        <w:t xml:space="preserve"> no consistent productivity gains from AI tool adoption, mirroring the Solow Paradox of the 1980s where large technology investments failed to produce measurable output improvements. More relevant to this study, </w:t>
      </w:r>
      <w:del w:id="9013" w:author="Claude" w:date="2026-05-29T12:00:00Z">
        <w:r>
          <w:rPr>
            <w:color w:val="000000" w:themeColor="text1"/>
          </w:rPr>
          <w:delText>their analysis of 106 experiments found that</w:delText>
        </w:r>
      </w:del>
      <w:ins w:id="9014" w:author="Claude" w:date="2026-05-29T12:00:00Z">
        <w:r>
          <w:rPr>
            <w:color w:val="000000" w:themeColor="text1"/>
          </w:rPr>
          <w:t>the meta-analytic evidence they review indicates that</w:t>
        </w:r>
      </w:ins>
      <w:r>
        <w:rPr>
          <w:color w:val="000000" w:themeColor="text1"/>
        </w:rPr>
        <w:t xml:space="preserve"> human-AI teams performed worse than humans working alone specifically on evaluation and judgment tasks, while generation tasks showed no such deficit. Since code verification is an evaluation task rather than a generation task, this finding directly challenges the assumption that AI-assisted code review improves review accuracy. Gruda and Aeon (2025) also report</w:t>
      </w:r>
      <w:ins w:id="9015" w:author="Claude" w:date="2026-05-29T12:00:00Z">
        <w:r>
          <w:rPr>
            <w:color w:val="000000" w:themeColor="text1"/>
          </w:rPr>
          <w:t>, drawing on the underlying studies,</w:t>
        </w:r>
      </w:ins>
      <w:r>
        <w:rPr>
          <w:color w:val="000000" w:themeColor="text1"/>
        </w:rPr>
        <w:t xml:space="preserve"> a 12% commission error rate in AI-assisted tasks, meaning developers actively introduced errors they would not have made without AI assistance. Sonar (2026) provides practitioner-level corroboration, finding that 59% of developers spend moderate to substantial effort reviewing AI-generated code and 38% find it more effort-intensive than reviewing human-written code, a verification burden not reflected in headline productivity estimates.</w:t>
      </w:r>
    </w:p>
    <w:p w14:paraId="3AAAE4B1"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77" w:name="_1lw8428gv18" w:colFirst="0" w:colLast="0"/>
      <w:bookmarkStart w:id="78" w:name="_Toc229153116"/>
      <w:bookmarkEnd w:id="77"/>
      <w:r>
        <w:rPr>
          <w:b/>
          <w:bCs/>
          <w:color w:val="000000" w:themeColor="text1"/>
          <w:sz w:val="22"/>
          <w:szCs w:val="22"/>
        </w:rPr>
        <w:t xml:space="preserve">2.4 </w:t>
      </w:r>
      <w:del w:id="9146" w:author="Claude" w:date="2026-05-29T12:00:00Z">
        <w:r>
          <w:rPr>
            <w:b/>
            <w:bCs/>
            <w:color w:val="000000" w:themeColor="text1"/>
            <w:sz w:val="22"/>
            <w:szCs w:val="22"/>
          </w:rPr>
          <w:delText>Impact on Code Quality</w:delText>
        </w:r>
      </w:del>
      <w:ins w:id="9147" w:author="Claude" w:date="2026-05-29T12:00:00Z">
        <w:r>
          <w:rPr>
            <w:b/>
            <w:bCs/>
            <w:color w:val="FF0000"/>
            <w:sz w:val="22"/>
            <w:szCs w:val="22"/>
          </w:rPr>
          <w:t>GenAI and Code Quality</w:t>
        </w:r>
      </w:ins>
      <w:bookmarkEnd w:id="78"/>
    </w:p>
    <w:p w14:paraId="49141F3C"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This section examines empirical evidence of GenAI-SE impacts on two dimensions of software quality, namely the systematic degradation of code maintainability and structural integrity through AI-assisted development patterns, and the introduction of security vulnerabilities endemic to current large language models.</w:t>
      </w:r>
    </w:p>
    <w:p w14:paraId="23FF1ED5"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79" w:name="_w9lli2s8a062" w:colFirst="0" w:colLast="0"/>
      <w:bookmarkStart w:id="80" w:name="_Toc229153117"/>
      <w:bookmarkEnd w:id="79"/>
      <w:r>
        <w:rPr>
          <w:b/>
          <w:bCs/>
          <w:color w:val="000000" w:themeColor="text1"/>
          <w:sz w:val="22"/>
          <w:szCs w:val="22"/>
        </w:rPr>
        <w:t>2.4.1 Code Quality Degradation</w:t>
      </w:r>
      <w:bookmarkEnd w:id="80"/>
    </w:p>
    <w:p w14:paraId="0D4EA9A6" w14:textId="77777777" w:rsidR="001832E0" w:rsidRPr="00DB74A8" w:rsidRDefault="00000000" w:rsidP="00DB74A8">
      <w:pPr>
        <w:spacing w:before="240" w:after="240" w:line="360" w:lineRule="auto"/>
        <w:jc w:val="both"/>
        <w:rPr>
          <w:color w:val="000000" w:themeColor="text1"/>
        </w:rPr>
      </w:pPr>
      <w:r>
        <w:rPr>
          <w:color w:val="000000" w:themeColor="text1"/>
        </w:rPr>
        <w:t xml:space="preserve">Harding's (2025) GitClear analysis of 211 million lines revealed that </w:t>
      </w:r>
      <w:del w:id="9117" w:author="Claude" w:date="2026-05-29T12:00:00Z">
        <w:r>
          <w:rPr>
            <w:color w:val="000000" w:themeColor="text1"/>
          </w:rPr>
          <w:delText>code churn doubled, copy-pasted coding increased 50% and refactoring decreased 60% during widespread AI adoption.</w:delText>
        </w:r>
      </w:del>
      <w:ins w:id="9118" w:author="Claude" w:date="2026-05-29T12:00:00Z">
        <w:r>
          <w:rPr>
            <w:color w:val="FF0000"/>
          </w:rPr>
          <w:t>refactored (moved) code fell from approximately 25% of changed lines in 2021 to below 10% in 2024, copy-pasted lines rose from 8.3% to 12.3%, and duplicated code blocks of five or more lines increased roughly eightfold during widespread AI adoption.</w:t>
        </w:r>
      </w:ins>
      <w:r>
        <w:rPr>
          <w:color w:val="000000" w:themeColor="text1"/>
        </w:rPr>
        <w:t xml:space="preserve"> The report characterised AI-generated code as resembling the work of a short-term developer who does not thoughtfully integrate contributions, violating the DRY principles articulated by </w:t>
      </w:r>
      <w:del w:id="9178" w:author="Claude" w:date="2026-05-29T12:00:00Z">
        <w:r>
          <w:rPr>
            <w:color w:val="000000" w:themeColor="text1"/>
          </w:rPr>
          <w:delText>Hunt and Thomas (2019) and the refactoring practices documented by Martin (2019)</w:delText>
        </w:r>
      </w:del>
      <w:ins w:id="9179" w:author="Claude" w:date="2026-05-29T12:00:00Z">
        <w:r>
          <w:rPr>
            <w:color w:val="FF0000"/>
          </w:rPr>
          <w:t>Thomas and Hunt (2019) and the refactoring practices documented by Fowler (2018)</w:t>
        </w:r>
      </w:ins>
      <w:r>
        <w:rPr>
          <w:color w:val="000000" w:themeColor="text1"/>
        </w:rPr>
        <w:t xml:space="preserve">. CodeRabbit (2025) found AI-generated code exhibited 1.7 times more issues than human-written code and eight times more excessive input and output operations. Gao et al. (2025) identified code quality degradation as a key challenge in the era of large language models, noting risks to security and maintainability and the need for domain-specific governance. Spinellis (2026) adds that AI-generated code tends to lack adherence to project-specific coding standards, requiring additional verification overhead that partially negates the productivity gains from automated generation. Solanke (2023) situates these findings within the enterprise software development lifecycle, identifying the introduction of security vulnerabilities, licensing issues and incorrect code suggestions as the three most significant quality risks requiring governance at the organisational level.</w:t>
      </w:r>
    </w:p>
    <w:p w14:paraId="1DCEF7BC" w14:textId="77777777" w:rsidR="001832E0" w:rsidRPr="00DB74A8" w:rsidRDefault="00000000" w:rsidP="00DB74A8">
      <w:pPr>
        <w:spacing w:before="240" w:after="240" w:line="360" w:lineRule="auto"/>
        <w:jc w:val="both"/>
        <w:rPr>
          <w:color w:val="000000" w:themeColor="text1"/>
        </w:rPr>
      </w:pPr>
      <w:r>
        <w:rPr>
          <w:color w:val="000000" w:themeColor="text1"/>
        </w:rPr>
        <w:t xml:space="preserve">Ford et al. (2021) offer an architectural explanation for this incremental quality degradation. Without fitness functions, which are objective assessments of architectural characteristics such as coupling, cohesion and security boundaries, AI-generated code that passes unit tests may still violate the structural principles that keep complex systems maintainable. Each individual commit appears acceptable while the cumulative effect is architectural decay. This is consistent with Harding's (2025) findings on increasing code churn and declining refactoring, both of which are measurable indicators of fitness function erosion at scale. Martin (2017) provides the architectural standard against which this decay should be measured, establishing that dependency management and component cohesion are not stylistic concerns but structural prerequisites for systems that can be safely verified and extended. Cabral et al. (2024), examining the impact of SOLID design principles on machine learning code in a controlled experiment with 100 data scientists, found that adherence to these principles significantly improves code understanding </w:t>
        <w:lastRenderedPageBreak/>
        <w:t>and reduces coupling, providing an empirical basis for treating SOLID principles as necessary verification criteria for AI-generated code rather than optional style preferences.</w:t>
      </w:r>
    </w:p>
    <w:p w14:paraId="2802A424" w14:textId="047A2631" w:rsidR="001832E0" w:rsidRPr="00DB74A8" w:rsidRDefault="00000000" w:rsidP="00DB74A8">
      <w:pPr>
        <w:spacing w:before="240" w:after="240" w:line="360" w:lineRule="auto"/>
        <w:jc w:val="both"/>
        <w:rPr>
          <w:color w:val="000000" w:themeColor="text1"/>
        </w:rPr>
      </w:pPr>
      <w:r>
        <w:rPr>
          <w:color w:val="000000" w:themeColor="text1"/>
        </w:rPr>
        <w:t xml:space="preserve">At the machine learning level, Prosise (2022) identifies overfitting as a more dangerous failure mode than inaccuracy, describing it as producing the only thing worse than a model that is inaccurate, which is one that appears accurate but is not (Prosise, 2022, p. 73). In code generation these manifests as the hallucination risk, where AI-generated code passes syntax checks and basic test cases while containing logical errors or domain-specific failures that only surface in production. Liu et al. (2024) document this concretely, finding a strong correlation between hallucinations and code incorrectness across </w:t>
      </w:r>
      <w:del w:id="9007" w:author="Claude" w:date="2026-05-29T12:00:00Z">
        <w:r>
          <w:rPr>
            <w:color w:val="000000" w:themeColor="text1"/>
          </w:rPr>
          <w:delText>13,968 analysed snippets</w:delText>
        </w:r>
      </w:del>
      <w:ins w:id="9008" w:author="Claude" w:date="2026-05-29T12:00:00Z">
        <w:r>
          <w:rPr>
            <w:color w:val="000000" w:themeColor="text1"/>
          </w:rPr>
          <w:t>3,084 analysed samples</w:t>
        </w:r>
      </w:ins>
      <w:r>
        <w:rPr>
          <w:color w:val="000000" w:themeColor="text1"/>
        </w:rPr>
        <w:t xml:space="preserve"> and demonstrating that hallucinations often co-occur within single programs, compounding their effect.</w:t>
      </w:r>
    </w:p>
    <w:p w14:paraId="085FBF71"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81" w:name="_ihrtg9hf2udm" w:colFirst="0" w:colLast="0"/>
      <w:bookmarkStart w:id="82" w:name="_Toc229153118"/>
      <w:bookmarkEnd w:id="81"/>
      <w:r>
        <w:rPr>
          <w:b/>
          <w:bCs/>
          <w:color w:val="000000" w:themeColor="text1"/>
          <w:sz w:val="22"/>
          <w:szCs w:val="22"/>
        </w:rPr>
        <w:t>2.4.2 Security Vulnerabilities</w:t>
      </w:r>
      <w:bookmarkEnd w:id="82"/>
    </w:p>
    <w:p w14:paraId="5C3FF4AB" w14:textId="77777777" w:rsidR="001832E0" w:rsidRPr="00DB74A8" w:rsidRDefault="00000000" w:rsidP="00DB74A8">
      <w:pPr>
        <w:spacing w:before="240" w:after="240" w:line="360" w:lineRule="auto"/>
        <w:jc w:val="both"/>
        <w:rPr>
          <w:color w:val="000000" w:themeColor="text1"/>
        </w:rPr>
      </w:pPr>
      <w:r>
        <w:rPr>
          <w:color w:val="000000" w:themeColor="text1"/>
        </w:rPr>
        <w:t>Pearce et al. (2022) analysed 1,689 Copilot-generated programs and found approximately 40% contained security vulnerabilities including injection flaws, buffer overflows and improper input validation. Perry et al. (2023) extended this finding to user behaviour, demonstrating that developers using AI assistants produced significantly less secure code across four of five programming tasks while simultaneously rating their code as more secure than unassisted developers rated theirs. Negri-Ribalta et al. (2024), in a systematic literature review of AI code security studies, confirm the 40% vulnerability rate as a cross-study finding and identify a trust gap in which users rate AI-generated code more favourably than their own despite higher defect rates. Klemmer et al. (2024) corroborate this pattern in a qualitative study, finding that software professionals continue using AI assistants for security-critical tasks despite persistent mistrust of their security, with verification practices varying widely across organisations. Khan et al. (2022), in a systematic literature review of secure software development, identify 145 security risks and 424 best practices across the SDLC, providing a baseline for assessing which of these risks are amplified by AI-generated code that bypasses traditional security activities.</w:t>
      </w:r>
    </w:p>
    <w:p w14:paraId="5F037D78" w14:textId="761434AE" w:rsidR="001832E0" w:rsidRPr="00DB74A8" w:rsidRDefault="00000000" w:rsidP="00DB74A8">
      <w:pPr>
        <w:spacing w:before="240" w:after="240" w:line="360" w:lineRule="auto"/>
        <w:jc w:val="both"/>
        <w:rPr>
          <w:color w:val="000000" w:themeColor="text1"/>
        </w:rPr>
      </w:pPr>
      <w:r>
        <w:rPr>
          <w:color w:val="000000" w:themeColor="text1"/>
        </w:rPr>
        <w:t xml:space="preserve">Security risks from AI code generation extend beyond inadvertent vulnerability introduction to deliberate weaponisation. The AI Incident Database (2025) records Incident 1016, in which the generative AI coding platform Lovable was manipulated through natural language prompts to generate and deploy full phishing campaigns including credential-harvesting login pages, real-time credential exfiltration and browser fingerprinting evasion, requiring no coding competency from the attacker. Guardio Labs termed this attack vector VibeScamming and identified Lovable </w:t>
        <w:lastRenderedPageBreak/>
        <w:t>as the most susceptible platform among those tested (AI Incident Database, 2025). The Cloudflare Threat Report (2026) broadens this concern, documenting how adversaries are weaponising legitimate cloud ecosystems and using generative AI to lower the barrier to entry for high-impact attacks, enabling automated high-velocity operations that exploit victims' own cloud and SaaS infrastructure. For developers operating under POPIA Section 19 security safeguard obligations, the inability to distinguish AI-generated authentication interfaces from credential-harvesting infrastructure represents a direct compliance liability, and the inability to read and verify AI-generated code is its proximate cause.</w:t>
      </w:r>
    </w:p>
    <w:p w14:paraId="23F1519E"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83" w:name="_lnzmuyq0sgwy" w:colFirst="0" w:colLast="0"/>
      <w:bookmarkStart w:id="84" w:name="_Toc229153119"/>
      <w:bookmarkEnd w:id="83"/>
      <w:r>
        <w:rPr>
          <w:b/>
          <w:bCs/>
          <w:color w:val="000000" w:themeColor="text1"/>
          <w:sz w:val="22"/>
          <w:szCs w:val="22"/>
        </w:rPr>
        <w:t xml:space="preserve">2.5 </w:t>
      </w:r>
      <w:del w:id="9148" w:author="Claude" w:date="2026-05-29T12:00:00Z">
        <w:r>
          <w:rPr>
            <w:b/>
            <w:bCs/>
            <w:color w:val="000000" w:themeColor="text1"/>
            <w:sz w:val="22"/>
            <w:szCs w:val="22"/>
          </w:rPr>
          <w:delText>Impact on Developer Competency</w:delText>
        </w:r>
      </w:del>
      <w:ins w:id="9149" w:author="Claude" w:date="2026-05-29T12:00:00Z">
        <w:r>
          <w:rPr>
            <w:b/>
            <w:bCs/>
            <w:color w:val="FF0000"/>
            <w:sz w:val="22"/>
            <w:szCs w:val="22"/>
          </w:rPr>
          <w:t>GenAI and Developer Competency</w:t>
        </w:r>
      </w:ins>
      <w:bookmarkEnd w:id="84"/>
    </w:p>
    <w:p w14:paraId="7BD4D8E3" w14:textId="77777777" w:rsidR="001832E0" w:rsidRPr="00DB74A8" w:rsidRDefault="00000000" w:rsidP="00DB74A8">
      <w:pPr>
        <w:spacing w:before="240" w:after="240" w:line="360" w:lineRule="auto"/>
        <w:jc w:val="both"/>
        <w:rPr>
          <w:color w:val="000000" w:themeColor="text1"/>
        </w:rPr>
      </w:pPr>
      <w:r>
        <w:rPr>
          <w:color w:val="000000" w:themeColor="text1"/>
        </w:rPr>
        <w:t>This section examines how the adoption of GenAI-SE tools affects the competency of professional developers to verify AI-generated code, exploring two interconnected dimensions, namely the erosion of technical skills through AI delegation and the bias that undermines critical evaluation of AI outputs.</w:t>
      </w:r>
    </w:p>
    <w:p w14:paraId="2F91690A"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85" w:name="_8rfy17f5w1mk" w:colFirst="0" w:colLast="0"/>
      <w:bookmarkStart w:id="86" w:name="_Toc229153120"/>
      <w:bookmarkEnd w:id="85"/>
      <w:r>
        <w:rPr>
          <w:b/>
          <w:bCs/>
          <w:color w:val="000000" w:themeColor="text1"/>
          <w:sz w:val="22"/>
          <w:szCs w:val="22"/>
        </w:rPr>
        <w:t>2.5.1 Skill Erosion</w:t>
      </w:r>
      <w:bookmarkEnd w:id="86"/>
    </w:p>
    <w:p w14:paraId="78775FC0" w14:textId="77777777" w:rsidR="001832E0" w:rsidRPr="00DB74A8" w:rsidRDefault="00000000" w:rsidP="00DB74A8">
      <w:pPr>
        <w:spacing w:before="240" w:after="240" w:line="360" w:lineRule="auto"/>
        <w:jc w:val="both"/>
        <w:rPr>
          <w:color w:val="000000" w:themeColor="text1"/>
        </w:rPr>
      </w:pPr>
      <w:r>
        <w:rPr>
          <w:color w:val="000000" w:themeColor="text1"/>
        </w:rPr>
        <w:t>Shen and Tamkin (2026) found that AI assistance reduced library-specific skill acquisition by approximately 17% compared to unassisted learning (Cohen's d = 0.738, p = 0.01). Examining how participants used AI, they identified six interaction patterns. Three preserved skill development through cognitive engagement, namely Generation-then- Comprehension, Hybrid Code-Explanation and Conceptual Inquiry. Three degraded it through delegation, namely AI Delegation, Progressive AI Reliance and Iterative AI Debugging. Skill outcomes therefore depend not on AI use itself but on whether the developer remains cognitively engaged during the task. Feng et al. (2026) extend this finding to professional settings, demonstrating in a study spanning junior and senior developers that juniors frequently resort to over-reliance or complete avoidance in unfamiliar contexts due to limited intuition, while seniors leverage pre-AI foundational knowledge to strategically delegate only appropriate tasks. Both groups expressed concerns about skill degradation and reduced code comprehension.</w:t>
      </w:r>
    </w:p>
    <w:p w14:paraId="16A12EA8" w14:textId="2E5C321F" w:rsidR="001832E0" w:rsidRPr="00DB74A8" w:rsidRDefault="00000000" w:rsidP="00DB74A8">
      <w:pPr>
        <w:spacing w:before="240" w:after="240" w:line="360" w:lineRule="auto"/>
        <w:jc w:val="both"/>
        <w:rPr>
          <w:color w:val="000000" w:themeColor="text1"/>
        </w:rPr>
      </w:pPr>
      <w:r>
        <w:rPr>
          <w:color w:val="000000" w:themeColor="text1"/>
        </w:rPr>
        <w:t xml:space="preserve">Becker et al. (2023) document the same dynamic in educational contexts, finding that AI tools capable of outperforming 80% of students on introductory programming problems create a false sense of proficiency among novice developers. Cambaz and Zhang (2024) corroborate this in a systematic literature review, identifying over-reliance as the principal risk in AI-assisted </w:t>
        <w:lastRenderedPageBreak/>
        <w:t>programming education, noting that novice learners may have incorrect practices reinforced rather than corrected when AI-generated code contains minor errors they are not equipped to detect. Kirchner et al. (2025), studying software development teams, found that while GenAI tools improve efficiency for simpler tasks, they partially replace knowledge exchange among human developers, reducing informal mentorship and collaborative learning through which junior developers traditionally acquire verification competency.</w:t>
      </w:r>
    </w:p>
    <w:p w14:paraId="408797B5" w14:textId="26ED2B8E" w:rsidR="001832E0" w:rsidRPr="00DB74A8" w:rsidRDefault="00000000" w:rsidP="00DB74A8">
      <w:pPr>
        <w:spacing w:before="240" w:after="240" w:line="360" w:lineRule="auto"/>
        <w:jc w:val="both"/>
        <w:rPr>
          <w:color w:val="000000" w:themeColor="text1"/>
        </w:rPr>
      </w:pPr>
      <w:r>
        <w:rPr>
          <w:color w:val="000000" w:themeColor="text1"/>
        </w:rPr>
        <w:t>Ozdemir (2026) introduces context engineering, defined as providing an AI model or agent with the information, context and tools needed to perform a task effectively, as the core competency that agentic AI specifically requires. This differs from traditional programming skill because it requires understanding how LLM behaviour is shaped by prompt structure, tool availability, memory architecture and inference parameters. Agents are given identical goals but different context engineering configurations can produce substantially different outputs without any change to the underlying model. Existing competency frameworks that measure coding skill may therefore not capture context engineering as a distinct dimension, creating a gap between developers who can govern agentic systems and those who can only invoke them.</w:t>
      </w:r>
    </w:p>
    <w:p w14:paraId="2CD3C8D5" w14:textId="77777777" w:rsidR="001832E0" w:rsidRPr="00DB74A8" w:rsidRDefault="00000000" w:rsidP="00DB74A8">
      <w:pPr>
        <w:spacing w:before="240" w:after="240" w:line="360" w:lineRule="auto"/>
        <w:jc w:val="both"/>
        <w:rPr>
          <w:color w:val="000000" w:themeColor="text1"/>
        </w:rPr>
      </w:pPr>
      <w:r>
        <w:rPr>
          <w:color w:val="000000" w:themeColor="text1"/>
        </w:rPr>
        <w:t>The technical literacy required for effective LLM code verification also includes understanding the difference between representation and generative models. Alammar and Grootendorst (2024) distinguish encoder-only models from decoder-only generative models, which produce open-ended text through probabilistic next-token prediction. A developer who does not understand this distinction is poorly positioned to anticipate failure modes such as hallucinated API calls, statistically plausible but contextually wrong outputs and code that is syntactically valid but semantically incorrect. This gap between the ability to prompt and the ability to verify probabilistic outputs against deterministic correctness criteria is the core operationalisation of the capability gap examined in this study.</w:t>
      </w:r>
    </w:p>
    <w:p w14:paraId="53CC5132"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87" w:name="_yyqoa0opm3ge" w:colFirst="0" w:colLast="0"/>
      <w:bookmarkStart w:id="88" w:name="_Toc229153121"/>
      <w:bookmarkEnd w:id="87"/>
      <w:r>
        <w:rPr>
          <w:b/>
          <w:bCs/>
          <w:color w:val="000000" w:themeColor="text1"/>
          <w:sz w:val="22"/>
          <w:szCs w:val="22"/>
        </w:rPr>
        <w:t>2.5.2 Automation Bias</w:t>
      </w:r>
      <w:bookmarkEnd w:id="88"/>
    </w:p>
    <w:p w14:paraId="6053BF62" w14:textId="77777777" w:rsidR="001832E0" w:rsidRPr="00DB74A8" w:rsidRDefault="00000000" w:rsidP="00DB74A8">
      <w:pPr>
        <w:spacing w:before="240" w:after="240" w:line="360" w:lineRule="auto"/>
        <w:jc w:val="both"/>
        <w:rPr>
          <w:color w:val="000000" w:themeColor="text1"/>
        </w:rPr>
      </w:pPr>
      <w:r>
        <w:rPr>
          <w:color w:val="000000" w:themeColor="text1"/>
        </w:rPr>
        <w:t xml:space="preserve">Perry et al. (2023) found that developers using AI assistants produced significantly more security vulnerabilities than those working without assistance, while simultaneously rating their code as more secure. This false confidence dynamic compounds the technical risk because developers are less likely to scrutinise output they believe to be correct. Rastogi et al. (2022) provide a cognitive explanation for this pattern, demonstrating that humans working alongside AI systems tend to anchor on AI suggestions, with independent evaluation effort declining as a result. In code </w:t>
        <w:lastRenderedPageBreak/>
        <w:t>review contexts, this anchoring dynamic means that the effortful verification that security assessment requires is the first cognitive activity to be displaced.</w:t>
      </w:r>
    </w:p>
    <w:p w14:paraId="0229F1DD" w14:textId="416B14CB" w:rsidR="001832E0" w:rsidRPr="00DB74A8" w:rsidRDefault="00000000" w:rsidP="00DB74A8">
      <w:pPr>
        <w:spacing w:before="240" w:after="240" w:line="360" w:lineRule="auto"/>
        <w:jc w:val="both"/>
        <w:rPr>
          <w:color w:val="000000" w:themeColor="text1"/>
        </w:rPr>
      </w:pPr>
      <w:r>
        <w:rPr>
          <w:color w:val="000000" w:themeColor="text1"/>
        </w:rPr>
        <w:t>Romeo and Conti (2025), in a review of automation bias in human-AI collaboration, identify AI literacy and professional expertise as the primary moderators of over-reliance, with less experienced professionals being significantly more susceptible. They also find that explainable AI mechanisms do not automatically mitigate automation bias, as overly complex or overly simple explanations can inadvertently reinforce misplaced trust by increasing cognitive load. Kupfer et al. (2023) provide an intervention-based perspective, demonstrating that specifically informing users about the possibility of AI system errors significantly increases verification intensity and improves decision outcomes, and that human oversight must be treated as an active assessment process rather than passive approval. Jones-Jang et al. (2022) add that users exhibit higher initial trust in AI-generated decisions than human-made ones, and that the same failure that would be forgiven in a human colleague produces stronger negative reactions when attributed to an AI system, suggesting that over-reliance may persist even after negative experiences with AI code quality. Steyvers et al. (2025) corroborate the calibration dimension of this problem, finding that developers cannot reliably use an LLM's apparent confidence as a signal of correctness because the same confident presentation accompanies both correct and hallucinated outputs.</w:t>
      </w:r>
    </w:p>
    <w:p w14:paraId="1E305D6A"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89" w:name="_fml6zzy7fo9z" w:colFirst="0" w:colLast="0"/>
      <w:bookmarkStart w:id="90" w:name="_Toc229153122"/>
      <w:bookmarkEnd w:id="89"/>
      <w:r>
        <w:rPr>
          <w:b/>
          <w:bCs/>
          <w:color w:val="000000" w:themeColor="text1"/>
          <w:sz w:val="22"/>
          <w:szCs w:val="22"/>
        </w:rPr>
        <w:t>2.6 Process Compliance</w:t>
      </w:r>
      <w:bookmarkEnd w:id="90"/>
    </w:p>
    <w:p w14:paraId="407C72D8" w14:textId="77777777" w:rsidR="001832E0" w:rsidRPr="00DB74A8" w:rsidRDefault="00000000" w:rsidP="00DB74A8">
      <w:pPr>
        <w:spacing w:before="240" w:after="240" w:line="360" w:lineRule="auto"/>
        <w:jc w:val="both"/>
        <w:rPr>
          <w:color w:val="000000" w:themeColor="text1"/>
        </w:rPr>
      </w:pPr>
      <w:r>
        <w:rPr>
          <w:color w:val="000000" w:themeColor="text1"/>
        </w:rPr>
        <w:t>This section examines how GenAI-SE adoption affects process compliance among professional developers, analysing the gap between established verification standards and actual practice in AI-assisted workflows, and the governance failures that arise when unsanctioned tools are adopted without organisational oversight.</w:t>
      </w:r>
    </w:p>
    <w:p w14:paraId="014E8FF4"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91" w:name="_awacsbnhzkeh" w:colFirst="0" w:colLast="0"/>
      <w:bookmarkStart w:id="92" w:name="_Toc229153123"/>
      <w:bookmarkEnd w:id="91"/>
      <w:r>
        <w:rPr>
          <w:b/>
          <w:bCs/>
          <w:color w:val="000000" w:themeColor="text1"/>
          <w:sz w:val="22"/>
          <w:szCs w:val="22"/>
        </w:rPr>
        <w:t>2.6.1 Verification Compliance</w:t>
      </w:r>
      <w:bookmarkEnd w:id="92"/>
    </w:p>
    <w:p w14:paraId="3DF5420E" w14:textId="4D4DF495" w:rsidR="001832E0" w:rsidRPr="00DB74A8" w:rsidRDefault="00000000" w:rsidP="00DB74A8">
      <w:pPr>
        <w:spacing w:before="240" w:after="240" w:line="360" w:lineRule="auto"/>
        <w:jc w:val="both"/>
        <w:rPr>
          <w:color w:val="000000" w:themeColor="text1"/>
        </w:rPr>
      </w:pPr>
      <w:r>
        <w:rPr>
          <w:color w:val="000000" w:themeColor="text1"/>
        </w:rPr>
        <w:t>Only 48% of developers always verify AI code before committing (Sonar, 2026). The same survey found that while 59% spend moderate to substantial effort reviewing AI-generated code, the majority do not follow consistent verification practices, and acceptance rates for AI suggestions reach as low as 23.3% for TypeScript in GitHub Copilot, suggesting that most AI-generated code is rejected but that the accepted fraction enters codebases without systematic security review (Liang et al., 2024). Becker et al. (2026) provides the most direct empirical evidence of this verification gap, demonstrating through two years of IDE telemetry from 800 developers that self-</w:t>
        <w:lastRenderedPageBreak/>
        <w:t>reported perceptions of workflow change diverge systematically from measured behaviour, with developers believing their verification practices are stable while telemetry reveals sustained restructuring of how code is written, edited and reviewed. This gap applies even among technically sophisticated users. Anthropic's internal monitoring revealed that most users auto-approve code changes and simple code-execution commands when using Claude Code, with review quality degraded by the fact that most such human reviews do not surface anything malicious, leading to a low level of user caution (Anthropic, 2026, p. 50).</w:t>
      </w:r>
    </w:p>
    <w:p w14:paraId="04F3F8B2" w14:textId="77777777" w:rsidR="001832E0" w:rsidRPr="00DB74A8" w:rsidRDefault="00000000" w:rsidP="00DB74A8">
      <w:pPr>
        <w:spacing w:before="240" w:after="240" w:line="360" w:lineRule="auto"/>
        <w:jc w:val="both"/>
        <w:rPr>
          <w:color w:val="000000" w:themeColor="text1"/>
        </w:rPr>
      </w:pPr>
      <w:r>
        <w:rPr>
          <w:color w:val="000000" w:themeColor="text1"/>
        </w:rPr>
        <w:t xml:space="preserve">Freeman et al. (</w:t>
      </w:r>
      <w:del w:id="9107" w:author="Claude" w:date="2026-05-29T12:00:00Z">
        <w:r>
          <w:rPr>
            <w:color w:val="000000" w:themeColor="text1"/>
          </w:rPr>
          <w:delText>2024</w:delText>
        </w:r>
      </w:del>
      <w:ins w:id="9108" w:author="Claude" w:date="2026-05-29T12:00:00Z">
        <w:r>
          <w:rPr>
            <w:color w:val="FF0000"/>
          </w:rPr>
          <w:t>2025</w:t>
        </w:r>
      </w:ins>
      <w:r>
        <w:rPr>
          <w:color w:val="000000" w:themeColor="text1"/>
        </w:rPr>
        <w:t xml:space="preserve">) document the inadequacy of traditional test and evaluation methodologies for AI-enabled systems, arguing that non-deterministic behaviour, AI bias and hallucination require iterative evaluation, robustness testing and fail-safe mechanisms that conventional unit and integration testing frameworks are not designed to provide. Ajayi et al. (2025), examining DevOps quality assurance, find that AI integration in QA processes reduces defect density by 64.2% and average time to repair by 42.1% when governed correctly, but that automated test coverage still increases by only 39.1%, leaving structural gaps in validation that human verification must fill. Ponsard et al. (2005) establish the historical precedent for this challenge, demonstrating that early verification at the requirements stage is critical for high-assurance systems and that psychological resistance to formal verification methods is a persistent barrier to adoption among developers, a barrier that AI-generated code amplifies rather than removes.</w:t>
      </w:r>
    </w:p>
    <w:p w14:paraId="1E9868EF" w14:textId="77777777" w:rsidR="001832E0" w:rsidRPr="00DB74A8" w:rsidRDefault="00000000" w:rsidP="00DB74A8">
      <w:pPr>
        <w:spacing w:before="240" w:after="240" w:line="360" w:lineRule="auto"/>
        <w:jc w:val="both"/>
        <w:rPr>
          <w:color w:val="000000" w:themeColor="text1"/>
        </w:rPr>
      </w:pPr>
      <w:r>
        <w:rPr>
          <w:color w:val="000000" w:themeColor="text1"/>
        </w:rPr>
        <w:t>Shneiderman (2022) provides the theoretical basis for treating audit trails as structural requirements rather than best practice in AI deployment. Drawing on civil aviation's flight data recorders, Shneiderman argues that AI systems require equivalent logging mechanisms to support post-incident investigation. In code generation contexts this means that every AI-generated commit, every agent tool call and every human approval or rejection should be logged with sufficient context to reconstruct what happened after a failure. The absence of such logging in most current agentic development environments is a governance failure rather than a process gap. Ford et al. (2021) document that even in highly automated distributed systems, failed compensating transactions require human intervention to repair data sources, establishing human oversight as a structural necessity rather than a cultural preference when automated processes produce errors in complex interconnected systems.</w:t>
      </w:r>
    </w:p>
    <w:p w14:paraId="57FE4901"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93" w:name="_8d33dnrjmcif" w:colFirst="0" w:colLast="0"/>
      <w:bookmarkStart w:id="94" w:name="_Toc229153124"/>
      <w:bookmarkEnd w:id="93"/>
      <w:r>
        <w:rPr>
          <w:b/>
          <w:bCs/>
          <w:color w:val="000000" w:themeColor="text1"/>
          <w:sz w:val="22"/>
          <w:szCs w:val="22"/>
        </w:rPr>
        <w:t>2.6.2 Unsanctioned Tool Adoption</w:t>
      </w:r>
      <w:bookmarkEnd w:id="94"/>
    </w:p>
    <w:p w14:paraId="51437D56"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When developers use personal AI accounts rather than approved tools, they bypass the security reviews and compliance checks that organisational governance requires. This risk intensifies with agentic systems. Joshi (2025) identifies a responsibility gap that arises when autonomous agents make consequential decisions without explicit human approval, including actions such as code commits or database modifications. Shavit et al. (2024), distributing accountability across the agentic AI lifecycle, identify the model developer, the system deployer and the end user as three parties each bearing distinct obligations. The system deployer bears responsibility for scoping the agent's action space and ensuring interpretability, meaning the capacity to halt agent execution before irreversible actions occur.</w:t>
      </w:r>
    </w:p>
    <w:p w14:paraId="252C1B25" w14:textId="77777777" w:rsidR="001832E0" w:rsidRPr="00DB74A8" w:rsidRDefault="00000000" w:rsidP="00DB74A8">
      <w:pPr>
        <w:spacing w:before="240" w:after="240" w:line="360" w:lineRule="auto"/>
        <w:jc w:val="both"/>
        <w:rPr>
          <w:color w:val="000000" w:themeColor="text1"/>
        </w:rPr>
      </w:pPr>
      <w:r>
        <w:rPr>
          <w:color w:val="000000" w:themeColor="text1"/>
        </w:rPr>
        <w:t>A primary mechanism through which agentic AI creates POPIA compliance exposure in software engineering is the Model Context Protocol, introduced by Anthropic in November 2024 and surveyed comprehensively by Lei et al. (2025). MCP is a standardised format that allows agents to discover and execute external tools at initialisation, including database query tools, file management systems and external APIs. When an agent executes a multi-step task, it may autonomously access, process or transmit personal information as a side-effect of tool-calling, without discrete human authorisation for each data access event. Ntousakis et al. (2025) document the security implications empirically, identifying indirect prompt injection as the primary attack vector for MCP-based workflows and demonstrating that without gateway-level enforcement of security policies, agents can be manipulated to leak sensitive data to external destinations. The compliance implication under POPIA Section 19, which requires responsible parties to take reasonable technical and organisational measures to prevent unauthorised access to personal information, is that agentic platforms with unscoped MCP tool access are structurally non-compliant.</w:t>
      </w:r>
    </w:p>
    <w:p w14:paraId="281A182F" w14:textId="77777777" w:rsidR="001832E0" w:rsidRPr="00DB74A8" w:rsidRDefault="00000000" w:rsidP="00DB74A8">
      <w:pPr>
        <w:spacing w:before="240" w:after="240" w:line="360" w:lineRule="auto"/>
        <w:jc w:val="both"/>
        <w:rPr>
          <w:color w:val="000000" w:themeColor="text1"/>
        </w:rPr>
      </w:pPr>
      <w:r>
        <w:rPr>
          <w:color w:val="000000" w:themeColor="text1"/>
        </w:rPr>
        <w:t>The AI Incident Database (2026) records Incident 1364, in which security researchers identified a misconfigured database on the Moltbook AI agent platform within minutes, obtaining approximately 35,000 email addresses, 4,060 private direct messages and approximately 1.5 million API authentication tokens. The exposure enabled both data exfiltration and read/write access to AI agent accounts, meaning stolen tokens could be used to manipulate deployed agents. This incident illustrates a liability characteristic of AI agent platforms that does not arise in traditional software in that the authentication tokens that govern agent behaviour are simultaneously personal data and system control credentials.</w:t>
      </w:r>
    </w:p>
    <w:p w14:paraId="0C1E9054"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The supply-chain dimension of this risk is illustrated by the Vercel security incident of April 2026, in which a compromise of a third-party AI tool used by a Vercel employee provided attackers with access to production environments and environment variables including API keys, database credentials and authentication tokens (Vercel, 2026). Amazon Web Services (2025), in its security guidance for generative AI, characterises context window overflow, agent mismanagement and indirect prompt injection as the three novel risks introduced by agentic architectures that existing organisational security frameworks do not address, and argues that a security-first approach to GenAI adoption accelerates safe integration rather than obstructing it.</w:t>
      </w:r>
    </w:p>
    <w:p w14:paraId="3A1704F8" w14:textId="7964DB42" w:rsidR="001832E0" w:rsidRPr="00DB74A8" w:rsidRDefault="00000000" w:rsidP="00DB74A8">
      <w:pPr>
        <w:spacing w:before="240" w:after="240" w:line="360" w:lineRule="auto"/>
        <w:jc w:val="both"/>
        <w:rPr>
          <w:color w:val="000000" w:themeColor="text1"/>
        </w:rPr>
      </w:pPr>
      <w:r>
        <w:rPr>
          <w:color w:val="000000" w:themeColor="text1"/>
        </w:rPr>
        <w:t>In South African contexts where developers use unsanctioned cloud-hosted agentic tools, the deploying organisation assumes POPIA liability for data flows it did not authorise while typically lacking the visibility to exercise the interruptibility controls the Shavit et al. (2024) framework requires. This is the governance gap this study is designed to explore and address. POPIA-relevant harms are not confined to agentic systems. The AI Incident Database (2026) records Incident 1407, in which Grammarly's Expert Review feature generated editing suggestions attributed to named journalists, authors and academics using an LLM, without the consent of the individuals whose identities were used. A federal class action alleged misappropriation of identity for commercial gain. This incident demonstrates that even assistive AI tools at the non-agentic end of the spectrum generate POPIA compliance exposures when they process or present personal information without a lawful basis under Section 11. The compliance risk this study investigates is therefore not exclusive to agentic adoption but is amplified by it.</w:t>
      </w:r>
    </w:p>
    <w:p w14:paraId="0A0B0616" w14:textId="77777777" w:rsidR="001832E0" w:rsidRPr="00DB74A8" w:rsidRDefault="00000000" w:rsidP="00DB74A8">
      <w:pPr>
        <w:pStyle w:val="Heading3"/>
        <w:keepNext w:val="0"/>
        <w:keepLines w:val="0"/>
        <w:spacing w:before="280" w:line="360" w:lineRule="auto"/>
        <w:jc w:val="both"/>
        <w:rPr>
          <w:ins w:id="9202" w:author="Claude" w:date="2026-05-29T12:00:00Z"/>
          <w:b/>
          <w:bCs/>
          <w:color w:val="FF0000"/>
          <w:sz w:val="22"/>
          <w:szCs w:val="22"/>
        </w:rPr>
      </w:pPr>
      <w:ins w:id="9203" w:author="Claude" w:date="2026-05-29T12:00:00Z">
        <w:r>
          <w:rPr>
            <w:b/>
            <w:bCs/>
            <w:color w:val="FF0000"/>
            <w:sz w:val="22"/>
            <w:szCs w:val="22"/>
          </w:rPr>
          <w:t>2.6.3 The South African Research Context</w:t>
        </w:r>
      </w:ins>
    </w:p>
    <w:p w14:paraId="0A0B0617" w14:textId="77777777" w:rsidR="001832E0" w:rsidRPr="00DB74A8" w:rsidRDefault="00000000" w:rsidP="00DB74A8">
      <w:pPr>
        <w:spacing w:before="240" w:after="240" w:line="360" w:lineRule="auto"/>
        <w:jc w:val="both"/>
        <w:rPr>
          <w:ins w:id="9204" w:author="Claude" w:date="2026-05-29T12:00:00Z"/>
          <w:color w:val="FF0000"/>
        </w:rPr>
      </w:pPr>
      <w:ins w:id="9205" w:author="Claude" w:date="2026-05-29T12:00:00Z">
        <w:r>
          <w:rPr>
            <w:color w:val="FF0000"/>
          </w:rPr>
          <w:t>South African scholarship has begun to engage with organisational AI adoption. Smit, Eybers, van der Merwe, Wies, Human and Pielmeyer (2024), writing in the South African Computer Journal, integrate the Technology-Organisation-Environment framework and Diffusion of Innovations theory to explain the key elements of AI adoption in South African organisations, and notably frame adoption as a sociotechnical phenomenon in which technology, organisation and people must be analysed jointly, a framing consistent with the Socio-Technical Systems lens adopted in this study. Twinomurinzi and Gumbo (2023) analyse the scholarly discourse surrounding ChatGPT at its inflection point, documenting both the enthusiasm and the concerns that have shaped the South African research community's engagement with generative AI.</w:t>
        </w:r>
      </w:ins>
    </w:p>
    <w:p w14:paraId="0A0B0618" w14:textId="77777777" w:rsidR="001832E0" w:rsidRPr="00DB74A8" w:rsidRDefault="00000000" w:rsidP="00DB74A8">
      <w:pPr>
        <w:spacing w:before="240" w:after="240" w:line="360" w:lineRule="auto"/>
        <w:jc w:val="both"/>
        <w:rPr>
          <w:ins w:id="9206" w:author="Claude" w:date="2026-05-29T12:00:00Z"/>
          <w:color w:val="FF0000"/>
        </w:rPr>
      </w:pPr>
      <w:ins w:id="9207" w:author="Claude" w:date="2026-05-29T12:00:00Z">
        <w:r>
          <w:rPr>
            <w:color w:val="FF0000"/>
          </w:rPr>
          <w:t>This emerging body of South African work, however, addresses organisational adoption decisions and academic discourse rather than professional software development practice. No published peer-reviewed studies could be identified at the time of writing that examine how professional software developers in South Africa adopt GenAI coding tools, verify their outputs, or navigate the POPIA obligations documented in the preceding sections. The international evidence reviewed in this chapter derives predominantly from North American and European contexts whose labour markets, governance maturity and regulatory regimes differ from South Africa's, and its transferability to the South African context cannot be assumed. This absence of local empirical evidence, combined with the regulatory specificity of POPIA, constitutes the contextual gap that this study addresses.</w:t>
        </w:r>
      </w:ins>
    </w:p>
    <w:p w14:paraId="20267A1C"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95" w:name="_44j0i8wquii9" w:colFirst="0" w:colLast="0"/>
      <w:bookmarkStart w:id="96" w:name="_Toc229153125"/>
      <w:bookmarkEnd w:id="95"/>
      <w:r>
        <w:rPr>
          <w:b/>
          <w:bCs/>
          <w:color w:val="000000" w:themeColor="text1"/>
          <w:sz w:val="22"/>
          <w:szCs w:val="22"/>
        </w:rPr>
        <w:t>2.7 Theoretical Underpinnings</w:t>
      </w:r>
      <w:bookmarkEnd w:id="96"/>
    </w:p>
    <w:p w14:paraId="7F2739BE"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theoretical underpinnings of this study are drawn from two established frameworks, namely Socio-Technical Systems (STS) Theory and Cognitive Load Theory (CLT). These frameworks were selected because they have been applied in prior studies of technology adoption in professional engineering contexts and together provide complementary lenses, organisational and cognitive, through which to examine how developers adapt to and are burdened by the integration of Generative AI tools in software engineering workflows. The following sections identify the key constructs of each theory, map those constructs to the </w:t>
      </w:r>
      <w:del w:id="9172" w:author="Claude" w:date="2026-05-29T12:00:00Z">
        <w:r>
          <w:rPr>
            <w:color w:val="000000" w:themeColor="text1"/>
          </w:rPr>
          <w:delText>variables</w:delText>
        </w:r>
      </w:del>
      <w:ins w:id="9173" w:author="Claude" w:date="2026-05-29T12:00:00Z">
        <w:r>
          <w:rPr>
            <w:color w:val="FF0000"/>
          </w:rPr>
          <w:t>analytical concepts</w:t>
        </w:r>
      </w:ins>
      <w:r>
        <w:rPr>
          <w:color w:val="000000" w:themeColor="text1"/>
        </w:rPr>
        <w:t xml:space="preserve"> of this study and assess the strengths and limitations of each framework.</w:t>
      </w:r>
    </w:p>
    <w:p w14:paraId="1EDF295C"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97" w:name="_5n5earhwsow9" w:colFirst="0" w:colLast="0"/>
      <w:bookmarkStart w:id="98" w:name="_Toc229153126"/>
      <w:bookmarkEnd w:id="97"/>
      <w:r>
        <w:rPr>
          <w:b/>
          <w:bCs/>
          <w:color w:val="000000" w:themeColor="text1"/>
          <w:sz w:val="22"/>
          <w:szCs w:val="22"/>
        </w:rPr>
        <w:t>2.7.1 Socio-Technical Systems Theory</w:t>
      </w:r>
      <w:bookmarkEnd w:id="98"/>
    </w:p>
    <w:p w14:paraId="7242614C"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Socio-Technical Systems (STS) Theory was originally developed by Trist and Bamforth (1951) through research at the Tavistock Institute and formalised by Trist (1981) as a conceptual framework for understanding how technical change interacts with social structures in organisations. The theory's foundational premise is that any organisation comprises two interdependent subsystems, namely a technical subsystem comprising tools, technologies, processes and procedures, and a social subsystem comprising people, skills, roles, norms and culture.</w:t>
      </w:r>
    </w:p>
    <w:p w14:paraId="779B8742" w14:textId="77777777" w:rsidR="001832E0" w:rsidRPr="00DB74A8" w:rsidRDefault="00000000" w:rsidP="00DB74A8">
      <w:pPr>
        <w:spacing w:before="240" w:after="240" w:line="360" w:lineRule="auto"/>
        <w:jc w:val="both"/>
        <w:rPr>
          <w:color w:val="000000" w:themeColor="text1"/>
        </w:rPr>
      </w:pPr>
      <w:r>
        <w:rPr>
          <w:color w:val="000000" w:themeColor="text1"/>
        </w:rPr>
        <w:t>Optimising one in isolation from the other produces suboptimal outcomes (Bostrom and Heinen, 1977; Mumford, 2006). The core design principle derived from this is joint optimisation, where sustainable performance improvement requires concurrent adaptation of both subsystems (Pasmore et al., 2019; Trist and Bamforth, 1951). Ropohl (1999) extends this foundation philosophically, arguing that STS theory directly challenges technological determinism by emphasising the co-design of technical and social aspects of work, a challenge that is particularly acute when the technology in question autonomously reshapes organisational roles rather than merely augmenting them.</w:t>
      </w:r>
    </w:p>
    <w:p w14:paraId="24A0E97C"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key constructs of STS Theory as identified in the literature are the technical subsystem, encompassing the tools and technologies used within the system, the social subsystem, encompassing the human actors, their competencies, roles and cultural norms, joint optimisation, which is the principle that both subsystems must be balanced for the system to perform well, organisational choice, which refers to the deliberate selection of how technology is designed and integrated, and boundary conditions, which are the external regulatory, competitive and environmental forces that shape the system (Clegg, 2000; Leavitt, 1965). In contemporary AI research, socio-technical analysts have extended these constructs to incorporate institutions, culture and governance structures as additional elements that mediate AI adoption outcomes (Kudina and van de Poel, 2024). Pink et al. (2024) apply this extension specifically to software engineering, finding that practitioners experience trust in AI systems as a complex, socially embedded process rather than a fixed attribute, and that existing governance frameworks fail to integrate with real-world development practices in ways that would support meaningful human oversight. Walker (2008), applying STS theory to complex command-and-control environments, demonstrates that over-reliance on automation produces emergent behaviours that organisations did not design or anticipate, a finding that translates directly to agentic AI systems operating within software engineering teams. Agrawal et al. (2021) provide structural corroboration, demonstrating that AI adoption is not a task-level phenomenon but requires system-wide organisational change, </w:t>
        <w:lastRenderedPageBreak/>
        <w:t>and that non-modular organisations where tasks are interdependent face substantially higher adoption friction than those where tasks can be independently automated.</w:t>
      </w:r>
    </w:p>
    <w:p w14:paraId="4C2A1349" w14:textId="77777777" w:rsidR="001832E0" w:rsidRPr="00DB74A8" w:rsidRDefault="00000000" w:rsidP="00DB74A8">
      <w:pPr>
        <w:pStyle w:val="Heading4"/>
        <w:keepNext w:val="0"/>
        <w:keepLines w:val="0"/>
        <w:spacing w:before="240" w:after="40" w:line="360" w:lineRule="auto"/>
        <w:jc w:val="both"/>
        <w:rPr>
          <w:b/>
          <w:bCs/>
          <w:color w:val="000000" w:themeColor="text1"/>
          <w:sz w:val="22"/>
          <w:szCs w:val="22"/>
        </w:rPr>
      </w:pPr>
      <w:bookmarkStart w:id="99" w:name="_2pqucyf38ev8" w:colFirst="0" w:colLast="0"/>
      <w:bookmarkEnd w:id="99"/>
      <w:r>
        <w:rPr>
          <w:b/>
          <w:bCs/>
          <w:color w:val="000000" w:themeColor="text1"/>
          <w:sz w:val="22"/>
          <w:szCs w:val="22"/>
        </w:rPr>
        <w:t>Relevance to This Study</w:t>
      </w:r>
    </w:p>
    <w:p w14:paraId="0532BE2D" w14:textId="77777777" w:rsidR="001832E0" w:rsidRPr="00DB74A8" w:rsidRDefault="00000000" w:rsidP="00DB74A8">
      <w:pPr>
        <w:spacing w:before="240" w:after="240" w:line="360" w:lineRule="auto"/>
        <w:jc w:val="both"/>
        <w:rPr>
          <w:color w:val="000000" w:themeColor="text1"/>
        </w:rPr>
      </w:pPr>
      <w:r>
        <w:rPr>
          <w:color w:val="000000" w:themeColor="text1"/>
        </w:rPr>
        <w:t>This study frames the integration of GenAI-SE tools as a technical intervention of substantial magnitude introduced into professional software engineering teams without corresponding adaptation of the social subsystem. Developer competencies, training protocols, review standards and governance structures remain oriented toward human-authored code rather than AI-generated output.</w:t>
      </w:r>
    </w:p>
    <w:p w14:paraId="06B671FC" w14:textId="77777777" w:rsidR="001832E0" w:rsidRPr="00DB74A8" w:rsidRDefault="00000000" w:rsidP="00DB74A8">
      <w:pPr>
        <w:spacing w:before="240" w:after="240" w:line="360" w:lineRule="auto"/>
        <w:jc w:val="both"/>
        <w:rPr>
          <w:color w:val="000000" w:themeColor="text1"/>
        </w:rPr>
      </w:pPr>
      <w:r>
        <w:rPr>
          <w:color w:val="000000" w:themeColor="text1"/>
        </w:rPr>
        <w:t>This misalignment is the suboptimal condition that STS Theory predicts when joint optimisation is absent. Kirchner et al. (2025) document this dynamic empirically in software development teams, finding that GenAI tools partially replace human knowledge exchange without triggering corresponding adaptations in mentorship structures or verification norms, producing a net reduction in organisational learning capacity. Sherson (2024) provides a change management perspective, proposing a hybrid intelligence framework that explicitly addresses the organisational adaptation STS Theory requires, distinguishing between the prediction function AI performs and the judgment function that human developers must retain. Skilton and Hovsepian (2018), examining the fourth industrial revolution's impact on organisational structures, argue that AI-driven transformations require deliberate governance co-design rather than reactive adaptation, a principle consistent with STS Theory's joint optimisation requirement and directly applicable to the governance gaps this study investigates.</w:t>
      </w:r>
    </w:p>
    <w:p w14:paraId="203F756A"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technical subsystem </w:t>
      </w:r>
      <w:del w:id="9164" w:author="Claude" w:date="2026-05-29T12:00:00Z">
        <w:r>
          <w:rPr>
            <w:color w:val="000000" w:themeColor="text1"/>
          </w:rPr>
          <w:delText>variable</w:delText>
        </w:r>
      </w:del>
      <w:ins w:id="9165" w:author="Claude" w:date="2026-05-29T12:00:00Z">
        <w:r>
          <w:rPr>
            <w:color w:val="FF0000"/>
          </w:rPr>
          <w:t>dimension</w:t>
        </w:r>
      </w:ins>
      <w:r>
        <w:rPr>
          <w:color w:val="000000" w:themeColor="text1"/>
        </w:rPr>
        <w:t xml:space="preserve"> in this study is the category and autonomy level of GenAI-SE tool adopted, whether assistive, conversational or agentic. The social subsystem </w:t>
      </w:r>
      <w:del w:id="9166" w:author="Claude" w:date="2026-05-29T12:00:00Z">
        <w:r>
          <w:rPr>
            <w:color w:val="000000" w:themeColor="text1"/>
          </w:rPr>
          <w:delText>variable</w:delText>
        </w:r>
      </w:del>
      <w:ins w:id="9167" w:author="Claude" w:date="2026-05-29T12:00:00Z">
        <w:r>
          <w:rPr>
            <w:color w:val="FF0000"/>
          </w:rPr>
          <w:t>dimension</w:t>
        </w:r>
      </w:ins>
      <w:r>
        <w:rPr>
          <w:color w:val="000000" w:themeColor="text1"/>
        </w:rPr>
        <w:t xml:space="preserve"> encompasses developer competencies including verification skill, prompt engineering capability and AI literacy, as well as role expectations and organisational governance policies. </w:t>
      </w:r>
      <w:del w:id="9168" w:author="Claude" w:date="2026-05-29T12:00:00Z">
        <w:r>
          <w:rPr>
            <w:color w:val="000000" w:themeColor="text1"/>
          </w:rPr>
          <w:delText>The dependent variables representing code quality outcomes, verification rigour and compliance behaviour represent the joint output of these two subsystems.</w:delText>
        </w:r>
      </w:del>
      <w:ins w:id="9169" w:author="Claude" w:date="2026-05-29T12:00:00Z">
        <w:r>
          <w:rPr>
            <w:color w:val="FF0000"/>
          </w:rPr>
          <w:t>Code quality outcomes, verification rigour and compliance behaviour are interpreted as the joint product of these two subsystems rather than as measured dependent variables.</w:t>
        </w:r>
      </w:ins>
    </w:p>
    <w:p w14:paraId="3D882512"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unsanctioned adoption of AI tools documented in Section 2.6.2 exemplifies a failure of joint optimisation in which the technical subsystem was expanded without institutional or governance adaptation. Laumer (2011), examining technology resistance in organisations, identifies perceived threats to power, status and skill as primary drivers of resistance and unsanctioned workarounds, a finding that contextualises Shadow AI adoption as a governance symptom rather </w:t>
        <w:lastRenderedPageBreak/>
        <w:t>than simply an individual behaviour. Russo (2024) adds that compatibility with existing workflows rather than verified quality governs which tools proliferate in practice, meaning the social subsystem adapts reactively to the technical subsystem rather than through the deliberate joint optimisation STS Theory prescribes.</w:t>
      </w:r>
    </w:p>
    <w:p w14:paraId="2B02FAE8" w14:textId="77777777" w:rsidR="001832E0" w:rsidRPr="00DB74A8" w:rsidRDefault="00000000" w:rsidP="00DB74A8">
      <w:pPr>
        <w:spacing w:before="240" w:after="240" w:line="360" w:lineRule="auto"/>
        <w:jc w:val="both"/>
        <w:rPr>
          <w:color w:val="000000" w:themeColor="text1"/>
        </w:rPr>
      </w:pPr>
      <w:r>
        <w:rPr>
          <w:color w:val="000000" w:themeColor="text1"/>
        </w:rPr>
        <w:t>This study extends STS to the context of Software Engineering 3.0, examining how the shift from code authorship to AI supervision reshapes verification requirements within regulated environments.</w:t>
      </w:r>
    </w:p>
    <w:p w14:paraId="2C60682E" w14:textId="77777777" w:rsidR="001832E0" w:rsidRPr="00DB74A8" w:rsidRDefault="00000000" w:rsidP="00DB74A8">
      <w:pPr>
        <w:pStyle w:val="Heading4"/>
        <w:keepNext w:val="0"/>
        <w:keepLines w:val="0"/>
        <w:spacing w:before="240" w:after="40" w:line="360" w:lineRule="auto"/>
        <w:jc w:val="both"/>
        <w:rPr>
          <w:b/>
          <w:bCs/>
          <w:color w:val="000000" w:themeColor="text1"/>
          <w:sz w:val="22"/>
          <w:szCs w:val="22"/>
        </w:rPr>
      </w:pPr>
      <w:bookmarkStart w:id="100" w:name="_ytzxsjjwxgs7" w:colFirst="0" w:colLast="0"/>
      <w:bookmarkEnd w:id="100"/>
      <w:r>
        <w:rPr>
          <w:b/>
          <w:bCs/>
          <w:color w:val="000000" w:themeColor="text1"/>
          <w:sz w:val="22"/>
          <w:szCs w:val="22"/>
        </w:rPr>
        <w:t>Strengths and Limitations</w:t>
      </w:r>
    </w:p>
    <w:p w14:paraId="098974A5" w14:textId="77777777" w:rsidR="001832E0" w:rsidRPr="00DB74A8" w:rsidRDefault="00000000" w:rsidP="00DB74A8">
      <w:pPr>
        <w:spacing w:before="240" w:after="240" w:line="360" w:lineRule="auto"/>
        <w:jc w:val="both"/>
        <w:rPr>
          <w:color w:val="000000" w:themeColor="text1"/>
        </w:rPr>
      </w:pPr>
      <w:r>
        <w:rPr>
          <w:color w:val="000000" w:themeColor="text1"/>
        </w:rPr>
        <w:t>STS Theory offers a holistic view integrating technical and human factors, is widely validated in technology adoption research and is well-suited to studying AI as a systemic intervention rather than a discrete tool (Pasmore et al., 2019; Baxter and Sommerville, 2011). Its principal limitation in this context is that it was originally developed in manufacturing settings and its application to agentic AI systems, which make consequential decisions independently rather than augmenting human decisions, is theoretically underdeveloped. STS does not provide fine-grained cognitive mechanisms for understanding individual developer behaviour under AI-augmented conditions. This limitation is addressed by the complementary use of Cognitive Load Theory, which operates at the individual-cognitive level where STS operates at the organisational-systemic level.</w:t>
      </w:r>
    </w:p>
    <w:p w14:paraId="794C9FCD"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01" w:name="_hrqfwmrgh44v" w:colFirst="0" w:colLast="0"/>
      <w:bookmarkStart w:id="102" w:name="_Toc229153127"/>
      <w:bookmarkEnd w:id="101"/>
      <w:r>
        <w:rPr>
          <w:b/>
          <w:bCs/>
          <w:color w:val="000000" w:themeColor="text1"/>
          <w:sz w:val="22"/>
          <w:szCs w:val="22"/>
        </w:rPr>
        <w:t>2.7.2 Cognitive Load Theory</w:t>
      </w:r>
      <w:bookmarkEnd w:id="102"/>
    </w:p>
    <w:p w14:paraId="0B9B6EB7" w14:textId="77777777" w:rsidR="001832E0" w:rsidRPr="00DB74A8" w:rsidRDefault="00000000" w:rsidP="00DB74A8">
      <w:pPr>
        <w:spacing w:before="240" w:after="240" w:line="360" w:lineRule="auto"/>
        <w:jc w:val="both"/>
        <w:rPr>
          <w:color w:val="000000" w:themeColor="text1"/>
        </w:rPr>
      </w:pPr>
      <w:r>
        <w:rPr>
          <w:color w:val="000000" w:themeColor="text1"/>
        </w:rPr>
        <w:t>Cognitive Load Theory was developed by John Sweller (1988) through research on problem-solving and elaborated by Sweller, van Merriënboer and Paas (2011) into a widely applied framework in instructional design and complex task performance. CLT is grounded in cognitive psychology's model of working memory as a limited-capacity system in that the total cognitive demand placed on a person during a task must not exceed the finite capacity of working memory, or performance and learning will be impaired (Sweller et al., 2011; Orru and Longo, 2019).</w:t>
      </w:r>
    </w:p>
    <w:p w14:paraId="64F3240A" w14:textId="77777777" w:rsidR="001832E0" w:rsidRPr="00DB74A8" w:rsidRDefault="00000000" w:rsidP="00DB74A8">
      <w:pPr>
        <w:spacing w:before="240" w:after="240" w:line="360" w:lineRule="auto"/>
        <w:jc w:val="both"/>
        <w:rPr>
          <w:color w:val="000000" w:themeColor="text1"/>
        </w:rPr>
      </w:pPr>
      <w:r>
        <w:rPr>
          <w:color w:val="000000" w:themeColor="text1"/>
        </w:rPr>
        <w:t xml:space="preserve">CLT partitions the total cognitive demand of a task into three components. Intrinsic cognitive load refers to the inherent complexity of the task itself, determined by the number of interacting information elements and the degree of prior expertise the person brings. It cannot be reduced by instructional or interface design and can only be reduced by increasing the practitioner's prior knowledge. Sweller et al. (2011) identify the element interactivity principle as central to intrinsic load in that the more elements that must be processed simultaneously to understand a unit of </w:t>
        <w:lastRenderedPageBreak/>
        <w:t>information, the higher the intrinsic load it imposes. Extraneous cognitive load is the mental effort imposed by the way a task or its information is presented, effort that does not contribute to learning or performance and is therefore under the control of designers and managers. Germane cognitive load refers to the working memory resources devoted to schema construction and deep processing, the productive cognitive effort associated with learning, skill development and professional judgment (Sweller et al., 2011; Orru and Longo, 2019). A central principle of CLT is that all three components draw on the same finite pool of working memory resources. When intrinsic and extraneous load together are high, insufficient working memory resources remain for germane processing, meaning that productive professional judgment is crowded out.</w:t>
      </w:r>
    </w:p>
    <w:p w14:paraId="5EBA915C" w14:textId="77777777" w:rsidR="001832E0" w:rsidRPr="00DB74A8" w:rsidRDefault="00000000" w:rsidP="00DB74A8">
      <w:pPr>
        <w:pStyle w:val="Heading4"/>
        <w:keepNext w:val="0"/>
        <w:keepLines w:val="0"/>
        <w:spacing w:before="240" w:after="40" w:line="360" w:lineRule="auto"/>
        <w:jc w:val="both"/>
        <w:rPr>
          <w:b/>
          <w:bCs/>
          <w:color w:val="000000" w:themeColor="text1"/>
          <w:sz w:val="22"/>
          <w:szCs w:val="22"/>
        </w:rPr>
      </w:pPr>
      <w:bookmarkStart w:id="103" w:name="_sxdz0l9m2r0k" w:colFirst="0" w:colLast="0"/>
      <w:bookmarkEnd w:id="103"/>
      <w:r>
        <w:rPr>
          <w:b/>
          <w:bCs/>
          <w:color w:val="000000" w:themeColor="text1"/>
          <w:sz w:val="22"/>
          <w:szCs w:val="22"/>
        </w:rPr>
        <w:t>Relevance to This Study</w:t>
      </w:r>
    </w:p>
    <w:p w14:paraId="36676EAF" w14:textId="0964D5FC" w:rsidR="001832E0" w:rsidRPr="00DB74A8" w:rsidRDefault="00000000" w:rsidP="00DB74A8">
      <w:pPr>
        <w:spacing w:before="240" w:after="240" w:line="360" w:lineRule="auto"/>
        <w:jc w:val="both"/>
        <w:rPr>
          <w:color w:val="000000" w:themeColor="text1"/>
        </w:rPr>
      </w:pPr>
      <w:r>
        <w:rPr>
          <w:color w:val="000000" w:themeColor="text1"/>
        </w:rPr>
        <w:t>Code review is a cognitively intrinsically demanding task. Developers must simultaneously hold in working memory the program's intended behaviour, the logical structure of the code under review, potential edge cases and applicable security or compliance standards. This baseline intrinsic load is already substantial for human-authored code. The introduction of AI-generated code creates additional extraneous load in that the output is statistically predicted rather than deliberately designed, and may contain unfamiliar patterns, stylistically inconsistent logic or subtly incorrect implementations that are difficult to detect without deep contextual understanding. Pearce et al. (2022) establishes that approximately 40% of Copilot-generated code contains security vulnerabilities including injection flaws and improper input validation, defects that demand active identification effort rather than passive review. Perry et al. (2023) demonstrate that this burden is not mitigated by confidence, as developers using AI assistants rate their output as more secure while producing more vulnerabilities, indicating that the extraneous load of AI code review is not subjectively experienced as load but manifests as degraded detection accuracy. Liu et al. (2024) provides the mechanistic explanation, finding that hallucinations frequently co-occur within single programs and correlate strongly with functional incorrectness, meaning that a single AI-generated file may contain multiple compounding defects that each require independent cognitive effort to detect.</w:t>
      </w:r>
    </w:p>
    <w:p w14:paraId="390DF782" w14:textId="77777777" w:rsidR="001832E0" w:rsidRPr="00DB74A8" w:rsidRDefault="00000000" w:rsidP="00DB74A8">
      <w:pPr>
        <w:spacing w:before="240" w:after="240" w:line="360" w:lineRule="auto"/>
        <w:jc w:val="both"/>
        <w:rPr>
          <w:color w:val="000000" w:themeColor="text1"/>
        </w:rPr>
      </w:pPr>
      <w:r>
        <w:rPr>
          <w:color w:val="000000" w:themeColor="text1"/>
        </w:rPr>
        <w:t xml:space="preserve">Hybrid workflows further impose extraneous load through constant context-switching between AI tool interfaces, verification consoles and production codebases. This context-switching overhead, which this study terms verification overhead, is a direct manifestation of extraneous cognitive load. Sweller et al. (2011) identify the split-attention effect as a specific mechanism through which fragmented information presentation increases extraneous load, and fragmented AI tool </w:t>
        <w:lastRenderedPageBreak/>
        <w:t>interfaces that separate generated code from its context documentation exemplify this effect directly. Becker et al. (2026) provide longitudinal empirical confirmation of this through two years of IDE telemetry from 800 developers, demonstrating that context switching is a measurable and persistent dimension of AI-augmented workflow restructuring, and that developers are largely unaware of this restructuring because their self-reported perceptions diverge significantly from the telemetry record. Liang et al. (2024), surveying 410 developers, found that difficulty understanding inputs that trigger AI-generated code and controlling outputs to meet requirements were the two most frequently cited usability challenges, both representing extraneous load imposed by poorly matched tool interfaces.</w:t>
      </w:r>
    </w:p>
    <w:p w14:paraId="67DCF816" w14:textId="77777777" w:rsidR="001832E0" w:rsidRPr="00DB74A8" w:rsidRDefault="00000000" w:rsidP="00DB74A8">
      <w:pPr>
        <w:spacing w:before="240" w:after="240" w:line="360" w:lineRule="auto"/>
        <w:jc w:val="both"/>
        <w:rPr>
          <w:color w:val="000000" w:themeColor="text1"/>
        </w:rPr>
      </w:pPr>
      <w:r>
        <w:rPr>
          <w:color w:val="000000" w:themeColor="text1"/>
        </w:rPr>
        <w:t>Sonar (2026) corroborates this at scale, finding that 38% of developers consider reviewing AI-generated code more effort-intensive than reviewing human-written code, a finding consistent with elevated extraneous load rather than elevated intrinsic complexity. As extraneous load rises, developers have diminishing working memory resources available for the germane processing needed to exercise professional judgment about code correctness. This is the cognitive mechanism underlying the Productivity-Quality Paradox in that tools designed to accelerate delivery simultaneously increase cognitive burden in ways that impair verification quality.</w:t>
      </w:r>
    </w:p>
    <w:p w14:paraId="2326573C" w14:textId="77777777" w:rsidR="001832E0" w:rsidRPr="00DB74A8" w:rsidRDefault="00000000" w:rsidP="00DB74A8">
      <w:pPr>
        <w:spacing w:before="240" w:after="240" w:line="360" w:lineRule="auto"/>
        <w:jc w:val="both"/>
        <w:rPr>
          <w:color w:val="000000" w:themeColor="text1"/>
        </w:rPr>
      </w:pPr>
      <w:r>
        <w:rPr>
          <w:color w:val="000000" w:themeColor="text1"/>
        </w:rPr>
        <w:t>CLT also provides the cognitive explanation for skill erosion and automation bias observed in the literature. When AI tools reduce the germane load associated with code authorship by generating code on behalf of the developer, developers invest less cognitive effort in schema construction, meaning their mental models of code structure and security patterns deteriorate over time. Sweller et al. (2011) describe this through the expertise reversal effect, where instructional or tool-provided scaffolding that benefits novices can become redundant or counterproductive for experienced practitioners because it displaces the germane processing through which expertise deepens. In the context of AI-assisted development, this means that AI tools which generate complete code solutions may simultaneously erode the developer's schema formation regardless of their current skill level, though novice developers are disproportionately vulnerable. Shen and Tamkin (2026) demonstrate this empirically, finding a 17% reduction in library-specific skill acquisition under AI-delegating interaction patterns, with skill outcomes depending on whether the developer remains cognitively engaged rather than on AI use per se. Feng et al. (2026) extend this to professional contexts, finding that junior developers who lack prior schemata are particularly susceptible to over-reliance precisely because they have no existing mental models to draw on when AI output contains errors.</w:t>
      </w:r>
    </w:p>
    <w:p w14:paraId="10ED5A36" w14:textId="2C8148B0" w:rsidR="001832E0" w:rsidRPr="00DB74A8" w:rsidRDefault="00000000" w:rsidP="00DB74A8">
      <w:pPr>
        <w:spacing w:before="240" w:after="240" w:line="360" w:lineRule="auto"/>
        <w:jc w:val="both"/>
        <w:rPr>
          <w:color w:val="000000" w:themeColor="text1"/>
        </w:rPr>
      </w:pPr>
      <w:r>
        <w:rPr>
          <w:color w:val="000000" w:themeColor="text1"/>
        </w:rPr>
        <w:lastRenderedPageBreak/>
        <w:t>Rastogi et al. (2022) provide the cognitive bias mechanism that links extraneous load to automation bias, demonstrating that developers working alongside AI systems anchor on AI suggestions with independent evaluation effort declining as a result, consistent with germane load being displaced by the anchoring heuristic. Kupfer et al. (2023) operationalise the intervention, demonstrating that specifically informing practitioners about the possibility of AI errors significantly increases verification intensity, effectively restoring critical thinking by reducing over-reliance on AI suggestions. Steyvers et al. (2025) establish the verification implication, finding that users cannot reliably use LLM confidence as a reliability signal because the same confident presentation accompanies both correct and hallucinated outputs, meaning that germane cognitive effort cannot be rationally allocated based on perceived output quality and must be uniformly applied.</w:t>
      </w:r>
    </w:p>
    <w:p w14:paraId="7CAA930B" w14:textId="77777777" w:rsidR="001832E0" w:rsidRPr="00DB74A8" w:rsidRDefault="00000000" w:rsidP="00DB74A8">
      <w:pPr>
        <w:spacing w:before="240" w:after="240" w:line="360" w:lineRule="auto"/>
        <w:jc w:val="both"/>
        <w:rPr>
          <w:color w:val="000000" w:themeColor="text1"/>
        </w:rPr>
      </w:pPr>
      <w:r>
        <w:rPr>
          <w:color w:val="000000" w:themeColor="text1"/>
        </w:rPr>
        <w:t>Becker et al. (2023) and Cambaz and Zhang (2024) document the developmental consequence of this dynamic in that novice developers who delegate schema construction to AI tools during learning phases enter professional practice with underdeveloped mental models, increasing both the intrinsic and extraneous load they experience during verification tasks throughout their careers. Romeo and Conti (2025) identify AI literacy and professional expertise as the primary moderators of this effect, with less experienced practitioners being significantly more susceptible to automation bias, consistent with CLT's prediction that lower prior knowledge reduces the capacity to manage intrinsic complexity and leaves fewer working memory resources for error detection. Jones-Jang et al. (2022) add a behavioural dimension, finding that users exhibit stronger negative reactions to AI failures than equivalent human failures, suggesting that the motivational dimensions of trust calibration interact with cognitive load in ways that CLT alone does not fully account for.</w:t>
      </w:r>
    </w:p>
    <w:p w14:paraId="36D80D80" w14:textId="77777777" w:rsidR="001832E0" w:rsidRPr="00DB74A8" w:rsidRDefault="00000000" w:rsidP="00DB74A8">
      <w:pPr>
        <w:spacing w:before="240" w:after="240" w:line="360" w:lineRule="auto"/>
        <w:jc w:val="both"/>
        <w:rPr>
          <w:color w:val="000000" w:themeColor="text1"/>
        </w:rPr>
      </w:pPr>
      <w:r>
        <w:rPr>
          <w:color w:val="000000" w:themeColor="text1"/>
        </w:rPr>
        <w:t>CLT has been extensively applied in computing education research and in studies of complex professional task performance. Its application to AI-augmented software engineering and specifically to verification behaviour in hybrid workflows provides the individual-level cognitive mechanism through which system-level STS failures manifest as measurable degradation in code quality.</w:t>
      </w:r>
    </w:p>
    <w:p w14:paraId="198AAEC2" w14:textId="77777777" w:rsidR="001832E0" w:rsidRPr="00DB74A8" w:rsidRDefault="00000000" w:rsidP="00DB74A8">
      <w:pPr>
        <w:pStyle w:val="Heading4"/>
        <w:keepNext w:val="0"/>
        <w:keepLines w:val="0"/>
        <w:spacing w:before="240" w:after="40" w:line="360" w:lineRule="auto"/>
        <w:jc w:val="both"/>
        <w:rPr>
          <w:b/>
          <w:bCs/>
          <w:color w:val="000000" w:themeColor="text1"/>
          <w:sz w:val="22"/>
          <w:szCs w:val="22"/>
        </w:rPr>
      </w:pPr>
      <w:bookmarkStart w:id="104" w:name="_gs74019omklf" w:colFirst="0" w:colLast="0"/>
      <w:bookmarkEnd w:id="104"/>
      <w:r>
        <w:rPr>
          <w:b/>
          <w:bCs/>
          <w:color w:val="000000" w:themeColor="text1"/>
          <w:sz w:val="22"/>
          <w:szCs w:val="22"/>
        </w:rPr>
        <w:t>Strengths and Limitations</w:t>
      </w:r>
    </w:p>
    <w:p w14:paraId="785F1859" w14:textId="77777777" w:rsidR="001832E0" w:rsidRPr="00DB74A8" w:rsidRDefault="00000000" w:rsidP="00DB74A8">
      <w:pPr>
        <w:spacing w:before="240" w:after="240" w:line="360" w:lineRule="auto"/>
        <w:jc w:val="both"/>
        <w:rPr>
          <w:color w:val="000000" w:themeColor="text1"/>
        </w:rPr>
      </w:pPr>
      <w:r>
        <w:rPr>
          <w:color w:val="000000" w:themeColor="text1"/>
        </w:rPr>
        <w:t xml:space="preserve">CLT provides a precise mechanism for understanding individual performance degradation, has been validated across complex technical tasks including programming and directly explains </w:t>
        <w:lastRenderedPageBreak/>
        <w:t>automation bias and skill erosion through the germane load reduction mechanism. Sweller et al. (2011) acknowledge that the additivity assumption, in that intrinsic, extraneous and germane load sum cleanly to total cognitive load, is more complex and interactive in practice than early formulations implied, and Orru and Longo (2019) document ongoing debates about the theory's measurability. CLT does not address organisational or governance factors. This limitation is addressed through the complementary use of STS Theory.</w:t>
      </w:r>
    </w:p>
    <w:p w14:paraId="7336004C"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05" w:name="_6abzbwvkvw9h" w:colFirst="0" w:colLast="0"/>
      <w:bookmarkStart w:id="106" w:name="_Toc229153128"/>
      <w:bookmarkEnd w:id="105"/>
      <w:r>
        <w:rPr>
          <w:b/>
          <w:bCs/>
          <w:color w:val="000000" w:themeColor="text1"/>
          <w:sz w:val="22"/>
          <w:szCs w:val="22"/>
        </w:rPr>
        <w:t>2.7.3 Integration of Theoretical Frameworks</w:t>
      </w:r>
      <w:bookmarkEnd w:id="106"/>
    </w:p>
    <w:p w14:paraId="79B64816"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two frameworks are complementary and operate at different levels of analysis. STS Theory explains the system-level consequences of introducing a powerful technical subsystem in GenAI-SE without corresponding adaptation of the social subsystem encompassing governance, training and competency standards. CLT explains the cognitive mechanism through which this misalignment manifests at the level of the individual developer as verification overhead, automation bias and skill erosion. Together they provide a multi-level theoretical foundation for the study's </w:t>
      </w:r>
      <w:del w:id="9073" w:author="Claude" w:date="2026-05-29T12:00:00Z">
        <w:r>
          <w:rPr>
            <w:color w:val="000000" w:themeColor="text1"/>
          </w:rPr>
          <w:delText>research hypotheses</w:delText>
        </w:r>
      </w:del>
      <w:ins w:id="9074" w:author="Claude" w:date="2026-05-29T12:00:00Z">
        <w:r>
          <w:rPr>
            <w:color w:val="000000" w:themeColor="text1"/>
          </w:rPr>
          <w:t>guiding propositions</w:t>
        </w:r>
      </w:ins>
      <w:r>
        <w:rPr>
          <w:color w:val="000000" w:themeColor="text1"/>
        </w:rPr>
        <w:t xml:space="preserve"> and interview inquiry.</w:t>
      </w:r>
    </w:p>
    <w:tbl>
      <w:tblPr>
        <w:tblStyle w:val="TableGridLight"/>
        <w:tblW w:w="9330" w:type="dxa"/>
        <w:tblLayout w:type="fixed"/>
        <w:tblLook w:val="0600" w:firstRow="0" w:lastRow="0" w:firstColumn="0" w:lastColumn="0" w:noHBand="1" w:noVBand="1"/>
      </w:tblPr>
      <w:tblGrid>
        <w:gridCol w:w="4370"/>
        <w:gridCol w:w="2390"/>
        <w:gridCol w:w="2570"/>
      </w:tblGrid>
      <w:tr w:rsidR="001832E0" w:rsidRPr="00DB74A8" w14:paraId="1F7FEF14" w14:textId="77777777" w:rsidTr="003C5ECF">
        <w:trPr>
          <w:trHeight w:val="500"/>
        </w:trPr>
        <w:tc>
          <w:tcPr>
            <w:tcW w:w="4370" w:type="dxa"/>
          </w:tcPr>
          <w:p w14:paraId="60F86428" w14:textId="77777777" w:rsidR="001832E0" w:rsidRPr="00DB74A8" w:rsidRDefault="00000000" w:rsidP="00DB74A8">
            <w:pPr>
              <w:spacing w:before="240" w:after="240" w:line="360" w:lineRule="auto"/>
              <w:jc w:val="both"/>
              <w:rPr>
                <w:color w:val="000000" w:themeColor="text1"/>
              </w:rPr>
            </w:pPr>
            <w:del w:id="9170" w:author="Claude" w:date="2026-05-29T12:00:00Z">
              <w:r>
                <w:rPr>
                  <w:b/>
                  <w:bCs/>
                  <w:color w:val="000000" w:themeColor="text1"/>
                </w:rPr>
                <w:delText>Study Variable</w:delText>
              </w:r>
            </w:del>
            <w:ins w:id="9171" w:author="Claude" w:date="2026-05-29T12:00:00Z">
              <w:r>
                <w:rPr>
                  <w:b/>
                  <w:bCs/>
                  <w:color w:val="FF0000"/>
                </w:rPr>
                <w:t>Theoretical Construct</w:t>
              </w:r>
            </w:ins>
          </w:p>
        </w:tc>
        <w:tc>
          <w:tcPr>
            <w:tcW w:w="2390" w:type="dxa"/>
          </w:tcPr>
          <w:p w14:paraId="34274F96" w14:textId="77777777" w:rsidR="001832E0" w:rsidRPr="00DB74A8" w:rsidRDefault="00000000" w:rsidP="00DB74A8">
            <w:pPr>
              <w:spacing w:before="240" w:after="240" w:line="360" w:lineRule="auto"/>
              <w:jc w:val="both"/>
              <w:rPr>
                <w:color w:val="000000" w:themeColor="text1"/>
              </w:rPr>
            </w:pPr>
            <w:r>
              <w:rPr>
                <w:b/>
                <w:bCs/>
                <w:color w:val="000000" w:themeColor="text1"/>
              </w:rPr>
              <w:t>STS Construct</w:t>
            </w:r>
          </w:p>
        </w:tc>
        <w:tc>
          <w:tcPr>
            <w:tcW w:w="2570" w:type="dxa"/>
          </w:tcPr>
          <w:p w14:paraId="63250D66" w14:textId="77777777" w:rsidR="001832E0" w:rsidRPr="00DB74A8" w:rsidRDefault="00000000" w:rsidP="00DB74A8">
            <w:pPr>
              <w:spacing w:before="240" w:after="240" w:line="360" w:lineRule="auto"/>
              <w:jc w:val="both"/>
              <w:rPr>
                <w:color w:val="000000" w:themeColor="text1"/>
              </w:rPr>
            </w:pPr>
            <w:r>
              <w:rPr>
                <w:b/>
                <w:bCs/>
                <w:color w:val="000000" w:themeColor="text1"/>
              </w:rPr>
              <w:t>CLT Construct</w:t>
            </w:r>
          </w:p>
        </w:tc>
      </w:tr>
      <w:tr w:rsidR="001832E0" w:rsidRPr="00DB74A8" w14:paraId="5127561E" w14:textId="77777777" w:rsidTr="003C5ECF">
        <w:trPr>
          <w:trHeight w:val="770"/>
        </w:trPr>
        <w:tc>
          <w:tcPr>
            <w:tcW w:w="4370" w:type="dxa"/>
          </w:tcPr>
          <w:p w14:paraId="0A0390C2" w14:textId="77777777" w:rsidR="001832E0" w:rsidRPr="00DB74A8" w:rsidRDefault="00000000" w:rsidP="00DB74A8">
            <w:pPr>
              <w:spacing w:before="240" w:after="240" w:line="360" w:lineRule="auto"/>
              <w:jc w:val="both"/>
              <w:rPr>
                <w:color w:val="000000" w:themeColor="text1"/>
              </w:rPr>
            </w:pPr>
            <w:r>
              <w:rPr>
                <w:color w:val="000000" w:themeColor="text1"/>
              </w:rPr>
              <w:t>GenAI-SE tool category (assistive/conversational/agentic)</w:t>
            </w:r>
          </w:p>
        </w:tc>
        <w:tc>
          <w:tcPr>
            <w:tcW w:w="2390" w:type="dxa"/>
          </w:tcPr>
          <w:p w14:paraId="45D528AF" w14:textId="77777777" w:rsidR="001832E0" w:rsidRPr="00DB74A8" w:rsidRDefault="00000000" w:rsidP="00DB74A8">
            <w:pPr>
              <w:spacing w:before="240" w:after="240" w:line="360" w:lineRule="auto"/>
              <w:jc w:val="both"/>
              <w:rPr>
                <w:color w:val="000000" w:themeColor="text1"/>
              </w:rPr>
            </w:pPr>
            <w:r>
              <w:rPr>
                <w:color w:val="000000" w:themeColor="text1"/>
              </w:rPr>
              <w:t>Technical subsystem</w:t>
            </w:r>
          </w:p>
        </w:tc>
        <w:tc>
          <w:tcPr>
            <w:tcW w:w="2570" w:type="dxa"/>
          </w:tcPr>
          <w:p w14:paraId="1D86A2FC" w14:textId="77777777" w:rsidR="001832E0" w:rsidRPr="00DB74A8" w:rsidRDefault="00000000" w:rsidP="00DB74A8">
            <w:pPr>
              <w:spacing w:before="240" w:after="240" w:line="360" w:lineRule="auto"/>
              <w:jc w:val="both"/>
              <w:rPr>
                <w:color w:val="000000" w:themeColor="text1"/>
              </w:rPr>
            </w:pPr>
            <w:r>
              <w:rPr>
                <w:color w:val="000000" w:themeColor="text1"/>
              </w:rPr>
              <w:t>Intrinsic load (task complexity)</w:t>
            </w:r>
          </w:p>
        </w:tc>
      </w:tr>
      <w:tr w:rsidR="001832E0" w:rsidRPr="00DB74A8" w14:paraId="2982F3A3" w14:textId="77777777" w:rsidTr="003C5ECF">
        <w:trPr>
          <w:trHeight w:val="500"/>
        </w:trPr>
        <w:tc>
          <w:tcPr>
            <w:tcW w:w="4370" w:type="dxa"/>
          </w:tcPr>
          <w:p w14:paraId="6D1F9C0E" w14:textId="77777777" w:rsidR="001832E0" w:rsidRPr="00DB74A8" w:rsidRDefault="00000000" w:rsidP="00DB74A8">
            <w:pPr>
              <w:spacing w:before="240" w:after="240" w:line="360" w:lineRule="auto"/>
              <w:jc w:val="both"/>
              <w:rPr>
                <w:color w:val="000000" w:themeColor="text1"/>
              </w:rPr>
            </w:pPr>
            <w:r>
              <w:rPr>
                <w:color w:val="000000" w:themeColor="text1"/>
              </w:rPr>
              <w:t>Developer competency and AI literacy</w:t>
            </w:r>
          </w:p>
        </w:tc>
        <w:tc>
          <w:tcPr>
            <w:tcW w:w="2390" w:type="dxa"/>
          </w:tcPr>
          <w:p w14:paraId="70B2B926" w14:textId="77777777" w:rsidR="001832E0" w:rsidRPr="00DB74A8" w:rsidRDefault="00000000" w:rsidP="00DB74A8">
            <w:pPr>
              <w:spacing w:before="240" w:after="240" w:line="360" w:lineRule="auto"/>
              <w:jc w:val="both"/>
              <w:rPr>
                <w:color w:val="000000" w:themeColor="text1"/>
              </w:rPr>
            </w:pPr>
            <w:r>
              <w:rPr>
                <w:color w:val="000000" w:themeColor="text1"/>
              </w:rPr>
              <w:t>Social subsystem</w:t>
            </w:r>
          </w:p>
        </w:tc>
        <w:tc>
          <w:tcPr>
            <w:tcW w:w="2570" w:type="dxa"/>
          </w:tcPr>
          <w:p w14:paraId="1375CE95" w14:textId="77777777" w:rsidR="001832E0" w:rsidRPr="00DB74A8" w:rsidRDefault="00000000" w:rsidP="00DB74A8">
            <w:pPr>
              <w:spacing w:before="240" w:after="240" w:line="360" w:lineRule="auto"/>
              <w:jc w:val="both"/>
              <w:rPr>
                <w:color w:val="000000" w:themeColor="text1"/>
              </w:rPr>
            </w:pPr>
            <w:r>
              <w:rPr>
                <w:color w:val="000000" w:themeColor="text1"/>
              </w:rPr>
              <w:t>Germane load capacity</w:t>
            </w:r>
          </w:p>
        </w:tc>
      </w:tr>
      <w:tr w:rsidR="001832E0" w:rsidRPr="00DB74A8" w14:paraId="50EBEDBA" w14:textId="77777777" w:rsidTr="003C5ECF">
        <w:trPr>
          <w:trHeight w:val="770"/>
        </w:trPr>
        <w:tc>
          <w:tcPr>
            <w:tcW w:w="4370" w:type="dxa"/>
          </w:tcPr>
          <w:p w14:paraId="1FC96EF6" w14:textId="77777777" w:rsidR="001832E0" w:rsidRPr="00DB74A8" w:rsidRDefault="00000000" w:rsidP="00DB74A8">
            <w:pPr>
              <w:spacing w:before="240" w:after="240" w:line="360" w:lineRule="auto"/>
              <w:jc w:val="both"/>
              <w:rPr>
                <w:color w:val="000000" w:themeColor="text1"/>
              </w:rPr>
            </w:pPr>
            <w:r>
              <w:rPr>
                <w:color w:val="000000" w:themeColor="text1"/>
              </w:rPr>
              <w:t>Verification overhead (context-switching)</w:t>
            </w:r>
          </w:p>
        </w:tc>
        <w:tc>
          <w:tcPr>
            <w:tcW w:w="2390" w:type="dxa"/>
          </w:tcPr>
          <w:p w14:paraId="0DB2966E" w14:textId="77777777" w:rsidR="001832E0" w:rsidRPr="00DB74A8" w:rsidRDefault="00000000" w:rsidP="00DB74A8">
            <w:pPr>
              <w:spacing w:before="240" w:after="240" w:line="360" w:lineRule="auto"/>
              <w:jc w:val="both"/>
              <w:rPr>
                <w:color w:val="000000" w:themeColor="text1"/>
              </w:rPr>
            </w:pPr>
            <w:r>
              <w:rPr>
                <w:color w:val="000000" w:themeColor="text1"/>
              </w:rPr>
              <w:t>Joint optimisation failure</w:t>
            </w:r>
          </w:p>
        </w:tc>
        <w:tc>
          <w:tcPr>
            <w:tcW w:w="2570" w:type="dxa"/>
          </w:tcPr>
          <w:p w14:paraId="1741C33E" w14:textId="77777777" w:rsidR="001832E0" w:rsidRPr="00DB74A8" w:rsidRDefault="00000000" w:rsidP="00DB74A8">
            <w:pPr>
              <w:spacing w:before="240" w:after="240" w:line="360" w:lineRule="auto"/>
              <w:jc w:val="both"/>
              <w:rPr>
                <w:color w:val="000000" w:themeColor="text1"/>
              </w:rPr>
            </w:pPr>
            <w:r>
              <w:rPr>
                <w:color w:val="000000" w:themeColor="text1"/>
              </w:rPr>
              <w:t>Extraneous cognitive load (ECL)</w:t>
            </w:r>
          </w:p>
        </w:tc>
      </w:tr>
      <w:tr w:rsidR="001832E0" w:rsidRPr="00DB74A8" w14:paraId="3EE5D377" w14:textId="77777777" w:rsidTr="003C5ECF">
        <w:trPr>
          <w:trHeight w:val="770"/>
        </w:trPr>
        <w:tc>
          <w:tcPr>
            <w:tcW w:w="4370" w:type="dxa"/>
          </w:tcPr>
          <w:p w14:paraId="060BC800" w14:textId="77777777" w:rsidR="001832E0" w:rsidRPr="00DB74A8" w:rsidRDefault="00000000" w:rsidP="00DB74A8">
            <w:pPr>
              <w:spacing w:before="240" w:after="240" w:line="360" w:lineRule="auto"/>
              <w:jc w:val="both"/>
              <w:rPr>
                <w:color w:val="000000" w:themeColor="text1"/>
              </w:rPr>
            </w:pPr>
            <w:r>
              <w:rPr>
                <w:color w:val="000000" w:themeColor="text1"/>
              </w:rPr>
              <w:t>Skill erosion and automation bias</w:t>
            </w:r>
          </w:p>
        </w:tc>
        <w:tc>
          <w:tcPr>
            <w:tcW w:w="2390" w:type="dxa"/>
          </w:tcPr>
          <w:p w14:paraId="0D0449CC" w14:textId="77777777" w:rsidR="001832E0" w:rsidRPr="00DB74A8" w:rsidRDefault="00000000" w:rsidP="00DB74A8">
            <w:pPr>
              <w:spacing w:before="240" w:after="240" w:line="360" w:lineRule="auto"/>
              <w:jc w:val="both"/>
              <w:rPr>
                <w:color w:val="000000" w:themeColor="text1"/>
              </w:rPr>
            </w:pPr>
            <w:r>
              <w:rPr>
                <w:color w:val="000000" w:themeColor="text1"/>
              </w:rPr>
              <w:t>Social subsystem degradation</w:t>
            </w:r>
          </w:p>
        </w:tc>
        <w:tc>
          <w:tcPr>
            <w:tcW w:w="2570" w:type="dxa"/>
          </w:tcPr>
          <w:p w14:paraId="788FC783" w14:textId="77777777" w:rsidR="001832E0" w:rsidRPr="00DB74A8" w:rsidRDefault="00000000" w:rsidP="00DB74A8">
            <w:pPr>
              <w:spacing w:before="240" w:after="240" w:line="360" w:lineRule="auto"/>
              <w:jc w:val="both"/>
              <w:rPr>
                <w:color w:val="000000" w:themeColor="text1"/>
              </w:rPr>
            </w:pPr>
            <w:r>
              <w:rPr>
                <w:color w:val="000000" w:themeColor="text1"/>
              </w:rPr>
              <w:t>Germane load reduction</w:t>
            </w:r>
          </w:p>
        </w:tc>
      </w:tr>
      <w:tr w:rsidR="001832E0" w:rsidRPr="00DB74A8" w14:paraId="462042EA" w14:textId="77777777" w:rsidTr="003C5ECF">
        <w:trPr>
          <w:trHeight w:val="770"/>
        </w:trPr>
        <w:tc>
          <w:tcPr>
            <w:tcW w:w="4370" w:type="dxa"/>
          </w:tcPr>
          <w:p w14:paraId="11EE6535" w14:textId="77777777" w:rsidR="001832E0" w:rsidRPr="00DB74A8" w:rsidRDefault="00000000" w:rsidP="00DB74A8">
            <w:pPr>
              <w:spacing w:before="240" w:after="240" w:line="360" w:lineRule="auto"/>
              <w:jc w:val="both"/>
              <w:rPr>
                <w:color w:val="000000" w:themeColor="text1"/>
              </w:rPr>
            </w:pPr>
            <w:r>
              <w:rPr>
                <w:color w:val="000000" w:themeColor="text1"/>
              </w:rPr>
              <w:t>Unsanctioned tool adoption</w:t>
            </w:r>
          </w:p>
        </w:tc>
        <w:tc>
          <w:tcPr>
            <w:tcW w:w="2390" w:type="dxa"/>
          </w:tcPr>
          <w:p w14:paraId="01AD6817" w14:textId="77777777" w:rsidR="001832E0" w:rsidRPr="00DB74A8" w:rsidRDefault="00000000" w:rsidP="00DB74A8">
            <w:pPr>
              <w:spacing w:before="240" w:after="240" w:line="360" w:lineRule="auto"/>
              <w:jc w:val="both"/>
              <w:rPr>
                <w:color w:val="000000" w:themeColor="text1"/>
              </w:rPr>
            </w:pPr>
            <w:r>
              <w:rPr>
                <w:color w:val="000000" w:themeColor="text1"/>
              </w:rPr>
              <w:t>Boundary condition / governance gap</w:t>
            </w:r>
          </w:p>
        </w:tc>
        <w:tc>
          <w:tcPr>
            <w:tcW w:w="2570" w:type="dxa"/>
          </w:tcPr>
          <w:p w14:paraId="747EF8EB" w14:textId="77777777" w:rsidR="001832E0" w:rsidRPr="00DB74A8" w:rsidRDefault="00000000" w:rsidP="00DB74A8">
            <w:pPr>
              <w:spacing w:before="240" w:after="240" w:line="360" w:lineRule="auto"/>
              <w:jc w:val="both"/>
              <w:rPr>
                <w:color w:val="000000" w:themeColor="text1"/>
              </w:rPr>
            </w:pPr>
            <w:r>
              <w:rPr>
                <w:color w:val="000000" w:themeColor="text1"/>
              </w:rPr>
              <w:t>Extraneous load (unsupported workflow)</w:t>
            </w:r>
          </w:p>
        </w:tc>
      </w:tr>
      <w:tr w:rsidR="001832E0" w:rsidRPr="00DB74A8" w14:paraId="7C3BBBCC" w14:textId="77777777" w:rsidTr="003C5ECF">
        <w:trPr>
          <w:trHeight w:val="770"/>
        </w:trPr>
        <w:tc>
          <w:tcPr>
            <w:tcW w:w="4370" w:type="dxa"/>
          </w:tcPr>
          <w:p w14:paraId="5EB3D902"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Code quality outcomes</w:t>
            </w:r>
          </w:p>
        </w:tc>
        <w:tc>
          <w:tcPr>
            <w:tcW w:w="2390" w:type="dxa"/>
          </w:tcPr>
          <w:p w14:paraId="3498FEF0" w14:textId="77777777" w:rsidR="001832E0" w:rsidRPr="00DB74A8" w:rsidRDefault="00000000" w:rsidP="00DB74A8">
            <w:pPr>
              <w:spacing w:before="240" w:after="240" w:line="360" w:lineRule="auto"/>
              <w:jc w:val="both"/>
              <w:rPr>
                <w:color w:val="000000" w:themeColor="text1"/>
              </w:rPr>
            </w:pPr>
            <w:r>
              <w:rPr>
                <w:color w:val="000000" w:themeColor="text1"/>
              </w:rPr>
              <w:t>Joint output of both subsystems</w:t>
            </w:r>
          </w:p>
        </w:tc>
        <w:tc>
          <w:tcPr>
            <w:tcW w:w="2570" w:type="dxa"/>
          </w:tcPr>
          <w:p w14:paraId="6C791587" w14:textId="77777777" w:rsidR="001832E0" w:rsidRPr="00DB74A8" w:rsidRDefault="00000000" w:rsidP="00DB74A8">
            <w:pPr>
              <w:spacing w:before="240" w:after="240" w:line="360" w:lineRule="auto"/>
              <w:jc w:val="both"/>
              <w:rPr>
                <w:color w:val="000000" w:themeColor="text1"/>
              </w:rPr>
            </w:pPr>
            <w:r>
              <w:rPr>
                <w:color w:val="000000" w:themeColor="text1"/>
              </w:rPr>
              <w:t>Performance under cognitive overload</w:t>
            </w:r>
          </w:p>
        </w:tc>
      </w:tr>
      <w:tr w:rsidR="001832E0" w:rsidRPr="00DB74A8" w14:paraId="71033AA6" w14:textId="77777777" w:rsidTr="003C5ECF">
        <w:trPr>
          <w:trHeight w:val="770"/>
        </w:trPr>
        <w:tc>
          <w:tcPr>
            <w:tcW w:w="4370" w:type="dxa"/>
          </w:tcPr>
          <w:p w14:paraId="1AA086B6" w14:textId="77777777" w:rsidR="001832E0" w:rsidRPr="00DB74A8" w:rsidRDefault="00000000" w:rsidP="00DB74A8">
            <w:pPr>
              <w:spacing w:before="240" w:after="240" w:line="360" w:lineRule="auto"/>
              <w:jc w:val="both"/>
              <w:rPr>
                <w:color w:val="000000" w:themeColor="text1"/>
              </w:rPr>
            </w:pPr>
            <w:r>
              <w:rPr>
                <w:color w:val="000000" w:themeColor="text1"/>
              </w:rPr>
              <w:t>Regulatory compliance (POPIA)</w:t>
            </w:r>
          </w:p>
        </w:tc>
        <w:tc>
          <w:tcPr>
            <w:tcW w:w="2390" w:type="dxa"/>
          </w:tcPr>
          <w:p w14:paraId="1B5CA280" w14:textId="77777777" w:rsidR="001832E0" w:rsidRPr="00DB74A8" w:rsidRDefault="00000000" w:rsidP="00DB74A8">
            <w:pPr>
              <w:spacing w:before="240" w:after="240" w:line="360" w:lineRule="auto"/>
              <w:jc w:val="both"/>
              <w:rPr>
                <w:color w:val="000000" w:themeColor="text1"/>
              </w:rPr>
            </w:pPr>
            <w:r>
              <w:rPr>
                <w:color w:val="000000" w:themeColor="text1"/>
              </w:rPr>
              <w:t>External boundary condition</w:t>
            </w:r>
          </w:p>
        </w:tc>
        <w:tc>
          <w:tcPr>
            <w:tcW w:w="2570" w:type="dxa"/>
          </w:tcPr>
          <w:p w14:paraId="4BD2CCAF" w14:textId="77777777" w:rsidR="001832E0" w:rsidRPr="00DB74A8" w:rsidRDefault="00000000" w:rsidP="00DB74A8">
            <w:pPr>
              <w:spacing w:before="240" w:after="240" w:line="360" w:lineRule="auto"/>
              <w:jc w:val="both"/>
              <w:rPr>
                <w:color w:val="000000" w:themeColor="text1"/>
              </w:rPr>
            </w:pPr>
            <w:r>
              <w:rPr>
                <w:color w:val="000000" w:themeColor="text1"/>
              </w:rPr>
              <w:t>Additional intrinsic load (dual constraint)</w:t>
            </w:r>
          </w:p>
        </w:tc>
      </w:tr>
    </w:tbl>
    <w:p w14:paraId="23EDF3C8" w14:textId="77777777" w:rsidR="001832E0" w:rsidRPr="00DB74A8" w:rsidRDefault="001832E0" w:rsidP="00DB74A8">
      <w:pPr>
        <w:spacing w:before="240" w:after="240" w:line="360" w:lineRule="auto"/>
        <w:jc w:val="both"/>
        <w:rPr>
          <w:color w:val="000000" w:themeColor="text1"/>
        </w:rPr>
      </w:pPr>
    </w:p>
    <w:p w14:paraId="7AAE14B2"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07" w:name="_q2bxmkdtxww2" w:colFirst="0" w:colLast="0"/>
      <w:bookmarkStart w:id="108" w:name="_Toc229153129"/>
      <w:bookmarkEnd w:id="107"/>
      <w:r>
        <w:rPr>
          <w:b/>
          <w:bCs/>
          <w:color w:val="000000" w:themeColor="text1"/>
          <w:sz w:val="22"/>
          <w:szCs w:val="22"/>
        </w:rPr>
        <w:t>2.8 Conceptual Framework</w:t>
      </w:r>
      <w:bookmarkEnd w:id="108"/>
    </w:p>
    <w:p w14:paraId="035CF717" w14:textId="624871FA" w:rsidR="001832E0" w:rsidRPr="00DB74A8" w:rsidRDefault="00000000" w:rsidP="00DB74A8">
      <w:pPr>
        <w:spacing w:before="240" w:after="240" w:line="360" w:lineRule="auto"/>
        <w:jc w:val="both"/>
        <w:rPr>
          <w:color w:val="000000" w:themeColor="text1"/>
        </w:rPr>
      </w:pPr>
      <w:r>
        <w:rPr>
          <w:color w:val="000000" w:themeColor="text1"/>
        </w:rPr>
        <w:t xml:space="preserve">A conceptual framework is a structured representation of the key concepts, variables and proposed relationships that guide a study, serving as the analytical bridge between the theoretical underpinnings established in Section 2.7 and the empirical investigation that follows (Creswell and Creswell, 2018). Miles, Huberman and Saldaña (2014) define it as an explanation, either graphical or narrative, of the main things to be studied and the presumed relationships among them. It is necessary in this study because the integration of GenAI-SE tools into professional software engineering practice is a multi-dimensional phenomenon that cannot be adequately captured by a single theoretical lens or a flat list of variables. The conceptual framework proposed here synthesises the literature reviewed in Sections 2.2 to 2.6 and the theoretical constructs of STS Theory and CLT established in Section 2.7 into a structured analytical structure that maps the causes, manifestations and consequences of ungoverned AI adoption in software engineering and directly generates the </w:t>
      </w:r>
      <w:del w:id="9075" w:author="Claude" w:date="2026-05-29T12:00:00Z">
        <w:r>
          <w:rPr>
            <w:color w:val="000000" w:themeColor="text1"/>
          </w:rPr>
          <w:delText>research hypotheses</w:delText>
        </w:r>
      </w:del>
      <w:ins w:id="9076" w:author="Claude" w:date="2026-05-29T12:00:00Z">
        <w:r>
          <w:rPr>
            <w:color w:val="000000" w:themeColor="text1"/>
          </w:rPr>
          <w:t>guiding propositions</w:t>
        </w:r>
      </w:ins>
      <w:r>
        <w:rPr>
          <w:color w:val="000000" w:themeColor="text1"/>
        </w:rPr>
        <w:t xml:space="preserve"> examined in Section 2.9.</w:t>
      </w:r>
    </w:p>
    <w:p w14:paraId="207FDBBD"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09" w:name="_rpmk26qmffwb" w:colFirst="0" w:colLast="0"/>
      <w:bookmarkStart w:id="110" w:name="_Toc229153130"/>
      <w:bookmarkEnd w:id="109"/>
      <w:r>
        <w:rPr>
          <w:b/>
          <w:bCs/>
          <w:color w:val="000000" w:themeColor="text1"/>
          <w:sz w:val="22"/>
          <w:szCs w:val="22"/>
        </w:rPr>
        <w:t>2.8.1 Synthesis of Literature Findings</w:t>
      </w:r>
      <w:bookmarkEnd w:id="110"/>
    </w:p>
    <w:p w14:paraId="641DA5D8" w14:textId="77777777" w:rsidR="001832E0" w:rsidRPr="00DB74A8" w:rsidRDefault="00000000" w:rsidP="00DB74A8">
      <w:pPr>
        <w:spacing w:before="240" w:after="240" w:line="360" w:lineRule="auto"/>
        <w:jc w:val="both"/>
        <w:rPr>
          <w:color w:val="000000" w:themeColor="text1"/>
        </w:rPr>
      </w:pPr>
      <w:r>
        <w:rPr>
          <w:color w:val="000000" w:themeColor="text1"/>
        </w:rPr>
        <w:t xml:space="preserve">The literature reviewed in Sections 2.2 to 2.6 reveals three distinct but interconnected discrepancies that current frameworks do not fully address. First, a discrepancy between AI-generated code quality and professional standards, evidenced by systematic vulnerability rates, code duplication and declining structural integrity documented across multiple empirical studies (Pearce et al., 2022; Harding, 2025; Negri-Ribalta et al., 2024). Second, a discrepancy between developer competencies for code authorship and the competencies required for effective AI code review, evidenced by skill erosion under AI delegation and the calibration gap between perceived and actual code quality (Shen and Tamkin, 2026; Steyvers et al., 2025; Feng et al., 2026). Third, a discrepancy between established and actual process compliance in AI-assisted workflows, </w:t>
        <w:lastRenderedPageBreak/>
        <w:t>evidenced by widespread auto-approval behaviour, declining verification rigour and governance failures associated with unsanctioned tool adoption (Sonar, 2026; Shavit et al., 2024; Akbar et al., 2025).</w:t>
      </w:r>
    </w:p>
    <w:p w14:paraId="0A0B0619" w14:textId="77777777" w:rsidR="001832E0" w:rsidRPr="00DB74A8" w:rsidRDefault="00000000" w:rsidP="00DB74A8">
      <w:pPr>
        <w:spacing w:before="240" w:after="240" w:line="360" w:lineRule="auto"/>
        <w:jc w:val="both"/>
        <w:rPr>
          <w:ins w:id="9208" w:author="Claude" w:date="2026-05-29T12:00:00Z"/>
          <w:color w:val="FF0000"/>
        </w:rPr>
      </w:pPr>
      <w:ins w:id="9209" w:author="Claude" w:date="2026-05-29T12:00:00Z">
        <w:r>
          <w:rPr>
            <w:color w:val="FF0000"/>
          </w:rPr>
          <w:t>The methodological character of the existing evidence sharpens this gap further. The empirical base reviewed above consists predominantly of repository telemetry, benchmarks and large-scale surveys, with comparatively little qualitative inquiry into how developers themselves experience and reason about these discrepancies. Where qualitative and experience-centred work exists, it demonstrates the distinctive value of such inquiry. Sarkar et al. (2022) synthesise experience reports of LLM-assisted programming to show that it imposes interaction and verification demands unlike prior forms of programmer assistance, Klemmer et al. (2024) reveal automation bias and insecure acceptance behaviours through qualitative study of software professionals, and Sergeyuk, Golubev, Bryksin and Ahmed (2025), surveying 481 programmers, document perception and usage patterns across development activities that telemetry alone cannot explain. None of this work, however, was conducted with professional developers in South Africa or under a regulatory regime comparable to POPIA. The present study addresses this dual gap, methodological and contextual, through qualitative interviews with South African professional developers.</w:t>
        </w:r>
      </w:ins>
    </w:p>
    <w:p w14:paraId="0A0B0625" w14:textId="77777777" w:rsidR="001832E0" w:rsidRPr="00DB74A8" w:rsidRDefault="00000000" w:rsidP="00DB74A8">
      <w:pPr>
        <w:spacing w:before="240" w:after="240" w:line="360" w:lineRule="auto"/>
        <w:jc w:val="both"/>
        <w:rPr>
          <w:ins w:id="9235" w:author="Claude" w:date="2026-05-29T12:00:00Z"/>
          <w:color w:val="FF0000"/>
        </w:rPr>
      </w:pPr>
      <w:ins w:id="9236" w:author="Claude" w:date="2026-05-29T12:00:00Z">
        <w:r>
          <w:rPr>
            <w:color w:val="FF0000"/>
          </w:rPr>
          <w:t>Table 2.1 consolidates the principal empirical findings reviewed in this chapter, indicating the dimension of practice affected, the headline finding and the source of evidence.</w:t>
        </w:r>
      </w:ins>
    </w:p>
    <w:p w14:paraId="0A0B0626" w14:textId="77777777" w:rsidR="001832E0" w:rsidRPr="00DB74A8" w:rsidRDefault="00000000" w:rsidP="00DB74A8">
      <w:pPr>
        <w:spacing w:before="120" w:after="120" w:line="276" w:lineRule="auto"/>
        <w:rPr>
          <w:ins w:id="9237" w:author="Claude" w:date="2026-05-29T12:00:00Z"/>
          <w:b/>
          <w:color w:val="FF0000"/>
        </w:rPr>
      </w:pPr>
      <w:ins w:id="9238" w:author="Claude" w:date="2026-05-29T12:00:00Z">
        <w:r>
          <w:rPr>
            <w:b/>
            <w:color w:val="FF0000"/>
          </w:rPr>
          <w:t>Table 2.1: Synthesis of key empirical findings on GenAI-SE discrepancies</w:t>
        </w:r>
      </w:ins>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00"/>
        <w:gridCol w:w="4800"/>
        <w:gridCol w:w="2560"/>
      </w:tblGrid>
      <w:tr>
        <w:trPr>
          <w:ins w:id="9239" w:author="Claude" w:date="2026-05-29T12:00:00Z"/>
        </w:trPr>
        <w:tc>
          <w:tcPr>
            <w:tcW w:w="2000" w:type="dxa"/>
            <w:shd w:val="clear" w:color="auto" w:fill="D9D9D9"/>
          </w:tcPr>
          <w:p>
            <w:pPr>
              <w:spacing w:after="0" w:line="240" w:lineRule="auto"/>
            </w:pPr>
            <w:ins w:id="9240" w:author="Claude" w:date="2026-05-29T12:00:00Z">
              <w:r>
                <w:rPr>
                  <w:b/>
                  <w:color w:val="FF0000"/>
                  <w:sz w:val="20"/>
                </w:rPr>
                <w:t>Dimension</w:t>
              </w:r>
            </w:ins>
          </w:p>
        </w:tc>
        <w:tc>
          <w:tcPr>
            <w:tcW w:w="4800" w:type="dxa"/>
            <w:shd w:val="clear" w:color="auto" w:fill="D9D9D9"/>
          </w:tcPr>
          <w:p>
            <w:pPr>
              <w:spacing w:after="0" w:line="240" w:lineRule="auto"/>
            </w:pPr>
            <w:ins w:id="9241" w:author="Claude" w:date="2026-05-29T12:00:00Z">
              <w:r>
                <w:rPr>
                  <w:b/>
                  <w:color w:val="FF0000"/>
                  <w:sz w:val="20"/>
                </w:rPr>
                <w:t>Key empirical finding</w:t>
              </w:r>
            </w:ins>
          </w:p>
        </w:tc>
        <w:tc>
          <w:tcPr>
            <w:tcW w:w="2560" w:type="dxa"/>
            <w:shd w:val="clear" w:color="auto" w:fill="D9D9D9"/>
          </w:tcPr>
          <w:p>
            <w:pPr>
              <w:spacing w:after="0" w:line="240" w:lineRule="auto"/>
            </w:pPr>
            <w:ins w:id="9242" w:author="Claude" w:date="2026-05-29T12:00:00Z">
              <w:r>
                <w:rPr>
                  <w:b/>
                  <w:color w:val="FF0000"/>
                  <w:sz w:val="20"/>
                </w:rPr>
                <w:t>Source(s)</w:t>
              </w:r>
            </w:ins>
          </w:p>
        </w:tc>
      </w:tr>
      <w:tr>
        <w:trPr>
          <w:ins w:id="9243" w:author="Claude" w:date="2026-05-29T12:00:00Z"/>
        </w:trPr>
        <w:tc>
          <w:tcPr>
            <w:tcW w:w="2000" w:type="dxa"/>
          </w:tcPr>
          <w:p>
            <w:pPr>
              <w:spacing w:after="0" w:line="240" w:lineRule="auto"/>
            </w:pPr>
            <w:ins w:id="9244" w:author="Claude" w:date="2026-05-29T12:00:00Z">
              <w:r>
                <w:rPr>
                  <w:color w:val="FF0000"/>
                  <w:sz w:val="20"/>
                </w:rPr>
                <w:t>Security of outputs</w:t>
              </w:r>
            </w:ins>
          </w:p>
        </w:tc>
        <w:tc>
          <w:tcPr>
            <w:tcW w:w="4800" w:type="dxa"/>
          </w:tcPr>
          <w:p>
            <w:pPr>
              <w:spacing w:after="0" w:line="240" w:lineRule="auto"/>
            </w:pPr>
            <w:ins w:id="9245" w:author="Claude" w:date="2026-05-29T12:00:00Z">
              <w:r>
                <w:rPr>
                  <w:color w:val="FF0000"/>
                  <w:sz w:val="20"/>
                </w:rPr>
                <w:t>Approximately 40% of generated programs contained exploitable vulnerabilities; only 28% of outputs were simultaneously secure and correct in repository-level evaluation</w:t>
              </w:r>
            </w:ins>
          </w:p>
        </w:tc>
        <w:tc>
          <w:tcPr>
            <w:tcW w:w="2560" w:type="dxa"/>
          </w:tcPr>
          <w:p>
            <w:pPr>
              <w:spacing w:after="0" w:line="240" w:lineRule="auto"/>
            </w:pPr>
            <w:ins w:id="9246" w:author="Claude" w:date="2026-05-29T12:00:00Z">
              <w:r>
                <w:rPr>
                  <w:color w:val="FF0000"/>
                  <w:sz w:val="20"/>
                </w:rPr>
                <w:t>Pearce et al. (2022); Dilgren et al. (2025), as cited in Mitchell and Shaaban (2025)</w:t>
              </w:r>
            </w:ins>
          </w:p>
        </w:tc>
      </w:tr>
      <w:tr>
        <w:trPr>
          <w:ins w:id="9247" w:author="Claude" w:date="2026-05-29T12:00:00Z"/>
        </w:trPr>
        <w:tc>
          <w:tcPr>
            <w:tcW w:w="2000" w:type="dxa"/>
          </w:tcPr>
          <w:p>
            <w:pPr>
              <w:spacing w:after="0" w:line="240" w:lineRule="auto"/>
            </w:pPr>
            <w:ins w:id="9248" w:author="Claude" w:date="2026-05-29T12:00:00Z">
              <w:r>
                <w:rPr>
                  <w:color w:val="FF0000"/>
                  <w:sz w:val="20"/>
                </w:rPr>
                <w:t>Code churn</w:t>
              </w:r>
            </w:ins>
          </w:p>
        </w:tc>
        <w:tc>
          <w:tcPr>
            <w:tcW w:w="4800" w:type="dxa"/>
          </w:tcPr>
          <w:p>
            <w:pPr>
              <w:spacing w:after="0" w:line="240" w:lineRule="auto"/>
            </w:pPr>
            <w:ins w:id="9249" w:author="Claude" w:date="2026-05-29T12:00:00Z">
              <w:r>
                <w:rPr>
                  <w:color w:val="FF0000"/>
                  <w:sz w:val="20"/>
                </w:rPr>
                <w:t>Churn nearly doubled, from 3.1% to 5.7% of changed lines; a further 14.7% increase is reported in agentic contexts</w:t>
              </w:r>
            </w:ins>
          </w:p>
        </w:tc>
        <w:tc>
          <w:tcPr>
            <w:tcW w:w="2560" w:type="dxa"/>
          </w:tcPr>
          <w:p>
            <w:pPr>
              <w:spacing w:after="0" w:line="240" w:lineRule="auto"/>
            </w:pPr>
            <w:ins w:id="9250" w:author="Claude" w:date="2026-05-29T12:00:00Z">
              <w:r>
                <w:rPr>
                  <w:color w:val="FF0000"/>
                  <w:sz w:val="20"/>
                </w:rPr>
                <w:t>GitClear (2025); Gupta (2026)</w:t>
              </w:r>
            </w:ins>
          </w:p>
        </w:tc>
      </w:tr>
      <w:tr>
        <w:trPr>
          <w:ins w:id="9251" w:author="Claude" w:date="2026-05-29T12:00:00Z"/>
        </w:trPr>
        <w:tc>
          <w:tcPr>
            <w:tcW w:w="2000" w:type="dxa"/>
          </w:tcPr>
          <w:p>
            <w:pPr>
              <w:spacing w:after="0" w:line="240" w:lineRule="auto"/>
            </w:pPr>
            <w:ins w:id="9252" w:author="Claude" w:date="2026-05-29T12:00:00Z">
              <w:r>
                <w:rPr>
                  <w:color w:val="FF0000"/>
                  <w:sz w:val="20"/>
                </w:rPr>
                <w:t>Duplication and review burden</w:t>
              </w:r>
            </w:ins>
          </w:p>
        </w:tc>
        <w:tc>
          <w:tcPr>
            <w:tcW w:w="4800" w:type="dxa"/>
          </w:tcPr>
          <w:p>
            <w:pPr>
              <w:spacing w:after="0" w:line="240" w:lineRule="auto"/>
            </w:pPr>
            <w:ins w:id="9253" w:author="Claude" w:date="2026-05-29T12:00:00Z">
              <w:r>
                <w:rPr>
                  <w:color w:val="FF0000"/>
                  <w:sz w:val="20"/>
                </w:rPr>
                <w:t>Duplicated blocks of five or more lines increased roughly eightfold; AI-generated pull requests exhibited 1.7 times more issues than human-written code</w:t>
              </w:r>
            </w:ins>
          </w:p>
        </w:tc>
        <w:tc>
          <w:tcPr>
            <w:tcW w:w="2560" w:type="dxa"/>
          </w:tcPr>
          <w:p>
            <w:pPr>
              <w:spacing w:after="0" w:line="240" w:lineRule="auto"/>
            </w:pPr>
            <w:ins w:id="9254" w:author="Claude" w:date="2026-05-29T12:00:00Z">
              <w:r>
                <w:rPr>
                  <w:color w:val="FF0000"/>
                  <w:sz w:val="20"/>
                </w:rPr>
                <w:t>Harding (2025); CodeRabbit (2025)</w:t>
              </w:r>
            </w:ins>
          </w:p>
        </w:tc>
      </w:tr>
      <w:tr>
        <w:trPr>
          <w:ins w:id="9255" w:author="Claude" w:date="2026-05-29T12:00:00Z"/>
        </w:trPr>
        <w:tc>
          <w:tcPr>
            <w:tcW w:w="2000" w:type="dxa"/>
          </w:tcPr>
          <w:p>
            <w:pPr>
              <w:spacing w:after="0" w:line="240" w:lineRule="auto"/>
            </w:pPr>
            <w:ins w:id="9256" w:author="Claude" w:date="2026-05-29T12:00:00Z">
              <w:r>
                <w:rPr>
                  <w:color w:val="FF0000"/>
                  <w:sz w:val="20"/>
                </w:rPr>
                <w:t>Refactoring practice</w:t>
              </w:r>
            </w:ins>
          </w:p>
        </w:tc>
        <w:tc>
          <w:tcPr>
            <w:tcW w:w="4800" w:type="dxa"/>
          </w:tcPr>
          <w:p>
            <w:pPr>
              <w:spacing w:after="0" w:line="240" w:lineRule="auto"/>
            </w:pPr>
            <w:ins w:id="9257" w:author="Claude" w:date="2026-05-29T12:00:00Z">
              <w:r>
                <w:rPr>
                  <w:color w:val="FF0000"/>
                  <w:sz w:val="20"/>
                </w:rPr>
                <w:t>Refactored (moved) code declined from approximately 25% of changed lines in 2021 to below 10% in 2024</w:t>
              </w:r>
            </w:ins>
          </w:p>
        </w:tc>
        <w:tc>
          <w:tcPr>
            <w:tcW w:w="2560" w:type="dxa"/>
          </w:tcPr>
          <w:p>
            <w:pPr>
              <w:spacing w:after="0" w:line="240" w:lineRule="auto"/>
            </w:pPr>
            <w:ins w:id="9258" w:author="Claude" w:date="2026-05-29T12:00:00Z">
              <w:r>
                <w:rPr>
                  <w:color w:val="FF0000"/>
                  <w:sz w:val="20"/>
                </w:rPr>
                <w:t>GitClear (2025)</w:t>
              </w:r>
            </w:ins>
          </w:p>
        </w:tc>
      </w:tr>
      <w:tr>
        <w:trPr>
          <w:ins w:id="9259" w:author="Claude" w:date="2026-05-29T12:00:00Z"/>
        </w:trPr>
        <w:tc>
          <w:tcPr>
            <w:tcW w:w="2000" w:type="dxa"/>
          </w:tcPr>
          <w:p>
            <w:pPr>
              <w:spacing w:after="0" w:line="240" w:lineRule="auto"/>
            </w:pPr>
            <w:ins w:id="9260" w:author="Claude" w:date="2026-05-29T12:00:00Z">
              <w:r>
                <w:rPr>
                  <w:color w:val="FF0000"/>
                  <w:sz w:val="20"/>
                </w:rPr>
                <w:t>Skills and competency</w:t>
              </w:r>
            </w:ins>
          </w:p>
        </w:tc>
        <w:tc>
          <w:tcPr>
            <w:tcW w:w="4800" w:type="dxa"/>
          </w:tcPr>
          <w:p>
            <w:pPr>
              <w:spacing w:after="0" w:line="240" w:lineRule="auto"/>
            </w:pPr>
            <w:ins w:id="9261" w:author="Claude" w:date="2026-05-29T12:00:00Z">
              <w:r>
                <w:rPr>
                  <w:color w:val="FF0000"/>
                  <w:sz w:val="20"/>
                </w:rPr>
                <w:t>17% reduction in skill evaluation scores among AI-reliant developers; developers attributed an average of 30.5% of their code to AI assistance</w:t>
              </w:r>
            </w:ins>
          </w:p>
        </w:tc>
        <w:tc>
          <w:tcPr>
            <w:tcW w:w="2560" w:type="dxa"/>
          </w:tcPr>
          <w:p>
            <w:pPr>
              <w:spacing w:after="0" w:line="240" w:lineRule="auto"/>
            </w:pPr>
            <w:ins w:id="9262" w:author="Claude" w:date="2026-05-29T12:00:00Z">
              <w:r>
                <w:rPr>
                  <w:color w:val="FF0000"/>
                  <w:sz w:val="20"/>
                </w:rPr>
                <w:t>Shen and Tamkin (2026); Liang et al. (2024)</w:t>
              </w:r>
            </w:ins>
          </w:p>
        </w:tc>
      </w:tr>
      <w:tr>
        <w:trPr>
          <w:ins w:id="9263" w:author="Claude" w:date="2026-05-29T12:00:00Z"/>
        </w:trPr>
        <w:tc>
          <w:tcPr>
            <w:tcW w:w="2000" w:type="dxa"/>
          </w:tcPr>
          <w:p>
            <w:pPr>
              <w:spacing w:after="0" w:line="240" w:lineRule="auto"/>
            </w:pPr>
            <w:ins w:id="9264" w:author="Claude" w:date="2026-05-29T12:00:00Z">
              <w:r>
                <w:rPr>
                  <w:color w:val="FF0000"/>
                  <w:sz w:val="20"/>
                </w:rPr>
                <w:t>Verification behaviour</w:t>
              </w:r>
            </w:ins>
          </w:p>
        </w:tc>
        <w:tc>
          <w:tcPr>
            <w:tcW w:w="4800" w:type="dxa"/>
          </w:tcPr>
          <w:p>
            <w:pPr>
              <w:spacing w:after="0" w:line="240" w:lineRule="auto"/>
            </w:pPr>
            <w:ins w:id="9265" w:author="Claude" w:date="2026-05-29T12:00:00Z">
              <w:r>
                <w:rPr>
                  <w:color w:val="FF0000"/>
                  <w:sz w:val="20"/>
                </w:rPr>
                <w:t>Only 48% of developers always verify AI-generated code before use, and 96% do not fully trust it; 33% of developers trust AI tool accuracy while 46% distrust it</w:t>
              </w:r>
            </w:ins>
          </w:p>
        </w:tc>
        <w:tc>
          <w:tcPr>
            <w:tcW w:w="2560" w:type="dxa"/>
          </w:tcPr>
          <w:p>
            <w:pPr>
              <w:spacing w:after="0" w:line="240" w:lineRule="auto"/>
            </w:pPr>
            <w:ins w:id="9266" w:author="Claude" w:date="2026-05-29T12:00:00Z">
              <w:r>
                <w:rPr>
                  <w:color w:val="FF0000"/>
                  <w:sz w:val="20"/>
                </w:rPr>
                <w:t>Sonar (2026); Stack Overflow (2025)</w:t>
              </w:r>
            </w:ins>
          </w:p>
        </w:tc>
      </w:tr>
      <w:tr>
        <w:trPr>
          <w:ins w:id="9267" w:author="Claude" w:date="2026-05-29T12:00:00Z"/>
        </w:trPr>
        <w:tc>
          <w:tcPr>
            <w:tcW w:w="2000" w:type="dxa"/>
          </w:tcPr>
          <w:p>
            <w:pPr>
              <w:spacing w:after="0" w:line="240" w:lineRule="auto"/>
            </w:pPr>
            <w:ins w:id="9268" w:author="Claude" w:date="2026-05-29T12:00:00Z">
              <w:r>
                <w:rPr>
                  <w:color w:val="FF0000"/>
                  <w:sz w:val="20"/>
                </w:rPr>
                <w:t>Adoption trajectory</w:t>
              </w:r>
            </w:ins>
          </w:p>
        </w:tc>
        <w:tc>
          <w:tcPr>
            <w:tcW w:w="4800" w:type="dxa"/>
          </w:tcPr>
          <w:p>
            <w:pPr>
              <w:spacing w:after="0" w:line="240" w:lineRule="auto"/>
            </w:pPr>
            <w:ins w:id="9269" w:author="Claude" w:date="2026-05-29T12:00:00Z">
              <w:r>
                <w:rPr>
                  <w:color w:val="FF0000"/>
                  <w:sz w:val="20"/>
                </w:rPr>
                <w:t>84% of developers use or plan to use AI tools; 42% of code is currently AI-generated or assisted, with developers projecting 65% by 2027</w:t>
              </w:r>
            </w:ins>
          </w:p>
        </w:tc>
        <w:tc>
          <w:tcPr>
            <w:tcW w:w="2560" w:type="dxa"/>
          </w:tcPr>
          <w:p>
            <w:pPr>
              <w:spacing w:after="0" w:line="240" w:lineRule="auto"/>
            </w:pPr>
            <w:ins w:id="9270" w:author="Claude" w:date="2026-05-29T12:00:00Z">
              <w:r>
                <w:rPr>
                  <w:color w:val="FF0000"/>
                  <w:sz w:val="20"/>
                </w:rPr>
                <w:t>Stack Overflow (2025); Sonar (2026)</w:t>
              </w:r>
            </w:ins>
          </w:p>
        </w:tc>
      </w:tr>
    </w:tbl>
    <w:p w14:paraId="0A0B0627" w14:textId="77777777" w:rsidR="001832E0" w:rsidRPr="00DB74A8" w:rsidRDefault="00000000" w:rsidP="00DB74A8">
      <w:pPr>
        <w:spacing w:after="120"/>
        <w:rPr>
          <w:ins w:id="9271" w:author="Claude" w:date="2026-05-29T12:00:00Z"/>
          <w:color w:val="FF0000"/>
        </w:rPr>
      </w:pPr>
    </w:p>
    <w:p w14:paraId="6070348C"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11" w:name="_aalmjkm8seul" w:colFirst="0" w:colLast="0"/>
      <w:bookmarkStart w:id="112" w:name="_Toc229153131"/>
      <w:bookmarkEnd w:id="111"/>
      <w:r>
        <w:rPr>
          <w:b/>
          <w:bCs/>
          <w:color w:val="000000" w:themeColor="text1"/>
          <w:sz w:val="22"/>
          <w:szCs w:val="22"/>
        </w:rPr>
        <w:t>2.8.2 The Three-Pillar Framework</w:t>
      </w:r>
      <w:bookmarkEnd w:id="112"/>
    </w:p>
    <w:p w14:paraId="4B9CB9F9" w14:textId="77777777" w:rsidR="001832E0" w:rsidRPr="00DB74A8" w:rsidRDefault="00000000" w:rsidP="00DB74A8">
      <w:pPr>
        <w:spacing w:before="240" w:after="240" w:line="360" w:lineRule="auto"/>
        <w:jc w:val="both"/>
        <w:rPr>
          <w:color w:val="000000" w:themeColor="text1"/>
        </w:rPr>
      </w:pPr>
      <w:r>
        <w:rPr>
          <w:color w:val="000000" w:themeColor="text1"/>
        </w:rPr>
        <w:t>The Three-Pillar Framework is grounded in the technical characteristics of large language models as established in the preceding literature. Alammar and Grootendorst (2024) establish that LLMs operate through probabilistic next-token prediction rather than formal logical derivation, are trained on unverified internet-scale data and produce outputs whose correctness cannot be guaranteed by the generation mechanism itself. These three properties, namely probabilistic output, opaque training data and absence of correctness guarantees, are the technical preconditions that create the three discrepancies the Three-Pillar Framework addresses, namely artifact quality uncertainty in Pillar 1, the competency gap between authorship and evaluation skills in Pillar 2, and the breakdown of traditional verification methodologies in AI-assisted workflows in Pillar 3. The framework diagram is illustrated in Figure 2.1.</w:t>
      </w:r>
    </w:p>
    <w:p w14:paraId="546D0E88" w14:textId="260EB670" w:rsidR="000A0A53" w:rsidRPr="00DB74A8" w:rsidRDefault="000A0A53" w:rsidP="00DB74A8">
      <w:pPr>
        <w:spacing w:before="240" w:after="240" w:line="360" w:lineRule="auto"/>
        <w:jc w:val="both"/>
        <w:rPr>
          <w:color w:val="000000" w:themeColor="text1"/>
        </w:rPr>
      </w:pPr>
      <w:r>
        <w:rPr>
          <w:noProof/>
          <w:color w:val="000000" w:themeColor="text1"/>
        </w:rPr>
        <w:drawing>
          <wp:inline distT="0" distB="0" distL="0" distR="0" wp14:anchorId="1D79B24B" wp14:editId="5DA72FE6">
            <wp:extent cx="5943600" cy="3933825"/>
            <wp:effectExtent l="0" t="0" r="0" b="9525"/>
            <wp:docPr id="1643987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7623" name="Picture 1643987623"/>
                    <pic:cNvPicPr/>
                  </pic:nvPicPr>
                  <pic:blipFill>
                    <a:blip r:embed="rId6">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14:paraId="56975A80" w14:textId="77777777" w:rsidR="001832E0" w:rsidRPr="00DB74A8" w:rsidRDefault="00000000" w:rsidP="00DB74A8">
      <w:pPr>
        <w:pStyle w:val="Heading5"/>
        <w:keepNext w:val="0"/>
        <w:keepLines w:val="0"/>
        <w:spacing w:before="220" w:after="40" w:line="360" w:lineRule="auto"/>
        <w:jc w:val="both"/>
        <w:rPr>
          <w:b/>
          <w:bCs/>
          <w:color w:val="000000" w:themeColor="text1"/>
        </w:rPr>
      </w:pPr>
      <w:bookmarkStart w:id="113" w:name="_tk0i9bgot7jh" w:colFirst="0" w:colLast="0"/>
      <w:bookmarkEnd w:id="113"/>
      <w:r>
        <w:rPr>
          <w:b/>
          <w:bCs/>
          <w:color w:val="000000" w:themeColor="text1"/>
        </w:rPr>
        <w:t xml:space="preserve">Figure 2.1: </w:t>
      </w:r>
      <w:ins w:id="9233" w:author="Claude" w:date="2026-05-29T12:00:00Z">
        <w:r>
          <w:rPr>
            <w:color w:val="FF0000"/>
          </w:rPr>
          <w:t xml:space="preserve">The Three-Pillar Conceptual Framework (researcher's own construct)</w:t>
        </w:r>
      </w:ins>
      <w:del w:id="9234" w:author="Claude" w:date="2026-05-29T12:00:00Z">
        <w:r>
          <w:rPr>
            <w:color w:val="000000" w:themeColor="text1"/>
          </w:rPr>
          <w:delText>Researcher's own construct</w:delText>
        </w:r>
      </w:del>
    </w:p>
    <w:p w14:paraId="0777C090"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 xml:space="preserve">To analyse these interconnected discrepancies systematically, this research proposes the Three-Pillar Framework examining the intersection of Artifact Quality, Developer Capability and Methodology Compliance. The framework synthesises the literature on software quality (Bass, Clements and Kazman, 2012; Lee, 2014), developer competency (Shen and Tamkin, 2026; Rastogi et al., 2022), process compliance (Sommerville, 2020; Sonar, 2026) and professional standards (Martin, 2017, 2019; </w:t>
      </w:r>
      <w:del w:id="9182" w:author="Claude" w:date="2026-05-29T12:00:00Z">
        <w:r>
          <w:rPr>
            <w:color w:val="000000" w:themeColor="text1"/>
          </w:rPr>
          <w:delText>Hunt and Thomas</w:delText>
        </w:r>
      </w:del>
      <w:ins w:id="9183" w:author="Claude" w:date="2026-05-29T12:00:00Z">
        <w:r>
          <w:rPr>
            <w:color w:val="FF0000"/>
          </w:rPr>
          <w:t>Thomas and Hunt</w:t>
        </w:r>
      </w:ins>
      <w:r>
        <w:rPr>
          <w:color w:val="000000" w:themeColor="text1"/>
        </w:rPr>
        <w:t xml:space="preserve">, 2019; ISO/IEC, 2023) into an integrated analytical structure. Hou et al. (2024), reviewing 395 empirical studies of LLMs in software engineering, identify code generation quality and developer verification competency as the two most under-researched dimensions relative to their practical significance, providing systematic evidence that the three pillars the framework addresses represent genuine gaps rather than adequately theorised problems. Gao et al. (2025) corroborate this across seven challenge domains spanning the full software development lifecycle, identifying governance, verification and developer competency as the dimensions where current practice most lags current capability.</w:t>
      </w:r>
    </w:p>
    <w:p w14:paraId="1823028C"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14" w:name="_71mcnl9rnd7x" w:colFirst="0" w:colLast="0"/>
      <w:bookmarkStart w:id="115" w:name="_Toc229153132"/>
      <w:bookmarkEnd w:id="114"/>
      <w:r>
        <w:rPr>
          <w:b/>
          <w:bCs/>
          <w:color w:val="000000" w:themeColor="text1"/>
          <w:sz w:val="22"/>
          <w:szCs w:val="22"/>
        </w:rPr>
        <w:t xml:space="preserve">2.9 </w:t>
      </w:r>
      <w:del w:id="9025" w:author="Claude" w:date="2026-05-29T12:00:00Z">
        <w:r>
          <w:rPr>
            <w:b/>
            <w:bCs/>
            <w:color w:val="000000" w:themeColor="text1"/>
            <w:sz w:val="22"/>
            <w:szCs w:val="22"/>
          </w:rPr>
          <w:delText>Research Hypotheses</w:delText>
        </w:r>
      </w:del>
      <w:ins w:id="9026" w:author="Claude" w:date="2026-05-29T12:00:00Z">
        <w:r>
          <w:rPr>
            <w:b/>
            <w:bCs/>
            <w:color w:val="000000" w:themeColor="text1"/>
            <w:sz w:val="22"/>
            <w:szCs w:val="22"/>
          </w:rPr>
          <w:t>Guiding Propositions</w:t>
        </w:r>
      </w:ins>
      <w:bookmarkEnd w:id="115"/>
    </w:p>
    <w:p w14:paraId="12256B1C" w14:textId="77777777" w:rsidR="001832E0" w:rsidRPr="00DB74A8" w:rsidRDefault="00000000" w:rsidP="00DB74A8">
      <w:pPr>
        <w:spacing w:before="240" w:after="240" w:line="360" w:lineRule="auto"/>
        <w:jc w:val="both"/>
        <w:rPr>
          <w:color w:val="000000" w:themeColor="text1"/>
        </w:rPr>
      </w:pPr>
      <w:del w:id="9029" w:author="Claude" w:date="2026-05-29T12:00:00Z">
        <w:r>
          <w:rPr>
            <w:color w:val="000000" w:themeColor="text1"/>
          </w:rPr>
          <w:delText>The following nine hypotheses are derived from the Three-Pillar Framework and the literature reviewed in this chapter. Each hypothesis identifies a directional relationship that the semi-structured interviews will explore among professional software developers in South Africa. Hypotheses in qualitative inquiry serve the same orienting function as in quantitative research, grounding the conceptual framework and directing data collection, with the distinction that they are explored through thematic analysis rather than statistical testing (Creswell and Creswell, 2018).</w:delText>
        </w:r>
      </w:del>
      <w:ins w:id="9030" w:author="Claude" w:date="2026-05-29T12:00:00Z">
        <w:r>
          <w:rPr>
            <w:color w:val="000000" w:themeColor="text1"/>
          </w:rPr>
          <w:t>The following nine propositions are derived from the Three-Pillar Framework and the literature reviewed in this chapter. Consistent with interpretivist inquiry, they function as sensitising propositions (Blumer, 1954) that orient data collection and analysis rather than as directional hypotheses subjected to statistical testing. Each proposition is explored, refined, or challenged through reflexive thematic analysis of participant accounts (Creswell and Creswell, 2018).</w:t>
        </w:r>
      </w:ins>
    </w:p>
    <w:p w14:paraId="0A0B0211" w14:textId="77777777" w:rsidR="001832E0" w:rsidRPr="00DB74A8" w:rsidRDefault="00000000" w:rsidP="00DB74A8">
      <w:pPr>
        <w:spacing w:before="240" w:after="240" w:line="360" w:lineRule="auto"/>
        <w:jc w:val="both"/>
        <w:rPr>
          <w:ins w:id="9101" w:author="Claude" w:date="2026-05-29T12:00:00Z"/>
          <w:color w:val="000000" w:themeColor="text1"/>
        </w:rPr>
      </w:pPr>
      <w:ins w:id="9102" w:author="Claude" w:date="2026-05-29T12:00:00Z">
        <w:r>
          <w:rPr>
            <w:color w:val="000000" w:themeColor="text1"/>
          </w:rPr>
          <w:t>The decision to frame these nine statements as guiding propositions rather than hypotheses is grounded in established qualitative methodology. Yin (2018) distinguishes the two directly: whereas a hypothesis offers a clear, testable prediction of an outcome, a proposition instead points the researcher towards what should be examined within the data, suggesting possible interpretations that require exploration rather than relationships to be confirmed statistically. This distinction is consequential for an interpretivist study, because, as Bhattacherjee (2012) observes, interpretive researchers interpret reality “through a ‘sense-making’ process rather than a hypothesis testing process,” and qualitative data of the kind generated by semi-structured interviews is “not amenable to statistical procedures such as regression analysis.” Consistent with this position, and following Blumer’s (1954) notion of sensitising concepts as constructs that orient inquiry yet remain open to refinement through the data, the nine propositions advanced here are treated as analytical lenses to be explored, supported, qualified or challenged through reflexive thematic analysis, rather than as directional claims to be accepted or rejected. This framing also responds to a recognised tension in technology-adoption research at the qualitative end of the spectrum, where models developed for quantitative hypothesis testing are sometimes carried into interpretivist designs without adapting their testing language to the evidence those designs can actually provide.</w:t>
        </w:r>
      </w:ins>
    </w:p>
    <w:p w14:paraId="408AD821"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16" w:name="_jdwra1qd0hpr" w:colFirst="0" w:colLast="0"/>
      <w:bookmarkStart w:id="117" w:name="_Toc229153133"/>
      <w:bookmarkEnd w:id="116"/>
      <w:r>
        <w:rPr>
          <w:b/>
          <w:bCs/>
          <w:color w:val="000000" w:themeColor="text1"/>
          <w:sz w:val="22"/>
          <w:szCs w:val="22"/>
        </w:rPr>
        <w:t>Artifact Gap: Code Quality</w:t>
      </w:r>
      <w:bookmarkEnd w:id="117"/>
    </w:p>
    <w:p w14:paraId="2992445A" w14:textId="77777777" w:rsidR="001832E0" w:rsidRPr="00DB74A8" w:rsidRDefault="00000000" w:rsidP="00DB74A8">
      <w:pPr>
        <w:spacing w:before="240" w:after="240" w:line="360" w:lineRule="auto"/>
        <w:jc w:val="both"/>
        <w:rPr>
          <w:color w:val="000000" w:themeColor="text1"/>
        </w:rPr>
      </w:pPr>
      <w:del w:id="9033" w:author="Claude" w:date="2026-05-29T12:00:00Z">
        <w:r>
          <w:rPr>
            <w:b/>
            <w:bCs/>
            <w:color w:val="000000" w:themeColor="text1"/>
          </w:rPr>
          <w:delText>H1:</w:delText>
        </w:r>
      </w:del>
      <w:ins w:id="9034" w:author="Claude" w:date="2026-05-29T12:00:00Z">
        <w:r>
          <w:rPr>
            <w:b/>
            <w:bCs/>
            <w:color w:val="000000" w:themeColor="text1"/>
          </w:rPr>
          <w:t>P1:</w:t>
        </w:r>
      </w:ins>
      <w:del w:id="9035" w:author="Claude" w:date="2026-05-29T12:00:00Z">
        <w:r>
          <w:rPr>
            <w:color w:val="000000" w:themeColor="text1"/>
          </w:rPr>
          <w:delText xml:space="preserve"> AI tool reliance is associated with increased verification burden among professional software developers in South Africa.</w:delText>
        </w:r>
      </w:del>
      <w:ins w:id="9036" w:author="Claude" w:date="2026-05-29T12:00:00Z">
        <w:r>
          <w:rPr>
            <w:color w:val="000000" w:themeColor="text1"/>
          </w:rPr>
          <w:t xml:space="preserve"> AI tool reliance may increase the verification burden experienced by professional software developers in South Africa.</w:t>
        </w:r>
      </w:ins>
    </w:p>
    <w:p w14:paraId="6B550CC8" w14:textId="77777777" w:rsidR="001832E0" w:rsidRPr="00DB74A8" w:rsidRDefault="00000000" w:rsidP="00DB74A8">
      <w:pPr>
        <w:spacing w:before="240" w:after="240" w:line="360" w:lineRule="auto"/>
        <w:jc w:val="both"/>
        <w:rPr>
          <w:color w:val="000000" w:themeColor="text1"/>
        </w:rPr>
      </w:pPr>
      <w:r>
        <w:rPr>
          <w:color w:val="000000" w:themeColor="text1"/>
        </w:rPr>
        <w:t xml:space="preserve">This </w:t>
      </w:r>
      <w:del w:id="9031" w:author="Claude" w:date="2026-05-29T12:00:00Z">
        <w:r>
          <w:rPr>
            <w:color w:val="000000" w:themeColor="text1"/>
          </w:rPr>
          <w:delText>hypothesis</w:delText>
        </w:r>
      </w:del>
      <w:ins w:id="9032" w:author="Claude" w:date="2026-05-29T12:00:00Z">
        <w:r>
          <w:rPr>
            <w:color w:val="000000" w:themeColor="text1"/>
          </w:rPr>
          <w:t>proposition</w:t>
        </w:r>
      </w:ins>
      <w:r>
        <w:rPr>
          <w:color w:val="000000" w:themeColor="text1"/>
        </w:rPr>
        <w:t xml:space="preserve"> is grounded in the finding that AI-generated code imposes additional review effort through unfamiliar patterns, statistical inconsistency and compounding defects. Liang et al. (2024) find that difficulty controlling AI outputs to meet requirements is the primary usability challenge developers report. Sonar (2026) finds that 38% of developers consider AI code review more effort-intensive than human code review, and Gupta (2026) quantifies a 19% verification slowdown attributable to the chaperoning effect of continuous AI output supervision.</w:t>
      </w:r>
    </w:p>
    <w:p w14:paraId="38D83790" w14:textId="77777777" w:rsidR="001832E0" w:rsidRPr="00DB74A8" w:rsidRDefault="00000000" w:rsidP="00DB74A8">
      <w:pPr>
        <w:spacing w:before="240" w:after="240" w:line="360" w:lineRule="auto"/>
        <w:jc w:val="both"/>
        <w:rPr>
          <w:color w:val="000000" w:themeColor="text1"/>
        </w:rPr>
      </w:pPr>
      <w:r>
        <w:rPr>
          <w:b/>
          <w:bCs/>
          <w:color w:val="000000" w:themeColor="text1"/>
        </w:rPr>
        <w:lastRenderedPageBreak/>
      </w:r>
      <w:del w:id="9037" w:author="Claude" w:date="2026-05-29T12:00:00Z">
        <w:r>
          <w:rPr>
            <w:b/>
            <w:bCs/>
            <w:color w:val="000000" w:themeColor="text1"/>
          </w:rPr>
          <w:delText>H2:</w:delText>
        </w:r>
      </w:del>
      <w:ins w:id="9038" w:author="Claude" w:date="2026-05-29T12:00:00Z">
        <w:r>
          <w:rPr>
            <w:b/>
            <w:bCs/>
            <w:color w:val="000000" w:themeColor="text1"/>
          </w:rPr>
          <w:t>P2:</w:t>
        </w:r>
      </w:ins>
      <w:del w:id="9039" w:author="Claude" w:date="2026-05-29T12:00:00Z">
        <w:r>
          <w:rPr>
            <w:color w:val="000000" w:themeColor="text1"/>
          </w:rPr>
          <w:delText xml:space="preserve"> The use of AI-generated code is associated with a negative impact on perceived code quality among professional software developers in South Africa.</w:delText>
        </w:r>
      </w:del>
      <w:ins w:id="9040" w:author="Claude" w:date="2026-05-29T12:00:00Z">
        <w:r>
          <w:rPr>
            <w:color w:val="000000" w:themeColor="text1"/>
          </w:rPr>
          <w:t xml:space="preserve"> The use of AI-generated code may be perceived as negatively affecting code quality among professional software developers in South Africa.</w:t>
        </w:r>
      </w:ins>
    </w:p>
    <w:p w14:paraId="59D86029" w14:textId="77777777" w:rsidR="001832E0" w:rsidRPr="00DB74A8" w:rsidRDefault="00000000" w:rsidP="00DB74A8">
      <w:pPr>
        <w:spacing w:before="240" w:after="240" w:line="360" w:lineRule="auto"/>
        <w:jc w:val="both"/>
        <w:rPr>
          <w:color w:val="000000" w:themeColor="text1"/>
        </w:rPr>
      </w:pPr>
      <w:r>
        <w:rPr>
          <w:color w:val="000000" w:themeColor="text1"/>
        </w:rPr>
        <w:t>Harding (2025) documents an eightfold increase in code duplication and a 39.9% decline in refactoring during widespread AI adoption. Santos et al. (2024) report hallucinations, biased generation and security vulnerabilities as the three primary quality risks of AI-assisted development. Negri-Ribalta et al. (2024) confirm across multiple studies that AI-generated code is trusted more highly by developers than it should be given its actual defect rates, indicating a systematic mismatch between perceived and objective quality.</w:t>
      </w:r>
    </w:p>
    <w:p w14:paraId="5CEDDE5C" w14:textId="77777777" w:rsidR="001832E0" w:rsidRPr="00DB74A8" w:rsidRDefault="00000000" w:rsidP="00DB74A8">
      <w:pPr>
        <w:spacing w:before="240" w:after="240" w:line="360" w:lineRule="auto"/>
        <w:jc w:val="both"/>
        <w:rPr>
          <w:color w:val="000000" w:themeColor="text1"/>
        </w:rPr>
      </w:pPr>
      <w:del w:id="9041" w:author="Claude" w:date="2026-05-29T12:00:00Z">
        <w:r>
          <w:rPr>
            <w:b/>
            <w:bCs/>
            <w:color w:val="000000" w:themeColor="text1"/>
          </w:rPr>
          <w:delText>H3:</w:delText>
        </w:r>
      </w:del>
      <w:ins w:id="9042" w:author="Claude" w:date="2026-05-29T12:00:00Z">
        <w:r>
          <w:rPr>
            <w:b/>
            <w:bCs/>
            <w:color w:val="000000" w:themeColor="text1"/>
          </w:rPr>
          <w:t>P3:</w:t>
        </w:r>
      </w:ins>
      <w:del w:id="9043" w:author="Claude" w:date="2026-05-29T12:00:00Z">
        <w:r>
          <w:rPr>
            <w:color w:val="000000" w:themeColor="text1"/>
          </w:rPr>
          <w:delText xml:space="preserve"> The use of AI-generated code is associated with increased security compliance risks among professional software developers in South Africa.</w:delText>
        </w:r>
      </w:del>
      <w:ins w:id="9044" w:author="Claude" w:date="2026-05-29T12:00:00Z">
        <w:r>
          <w:rPr>
            <w:color w:val="000000" w:themeColor="text1"/>
          </w:rPr>
          <w:t xml:space="preserve"> The use of AI-generated code may be experienced as introducing heightened security and compliance risks among professional software developers in South Africa.</w:t>
        </w:r>
      </w:ins>
    </w:p>
    <w:p w14:paraId="2C78449E" w14:textId="77777777" w:rsidR="001832E0" w:rsidRPr="00DB74A8" w:rsidRDefault="00000000" w:rsidP="00DB74A8">
      <w:pPr>
        <w:spacing w:before="240" w:after="240" w:line="360" w:lineRule="auto"/>
        <w:jc w:val="both"/>
        <w:rPr>
          <w:color w:val="000000" w:themeColor="text1"/>
        </w:rPr>
      </w:pPr>
      <w:r>
        <w:rPr>
          <w:color w:val="000000" w:themeColor="text1"/>
        </w:rPr>
        <w:t>Pearce et al. (2022) find approximately 40% of Copilot-generated programs contain security vulnerabilities. Perry et al. (2023) demonstrate that AI-assisted developers produce more insecure code while simultaneously rating it as more secure. Negri-Ribalta et al. (2024) confirm this trust gap as a cross-study finding, and Sallou et al. (2024) identify data leakage and training data memorisation as sources of security risk that are structural to current-generation LLMs rather than attributable to prompt quality.</w:t>
      </w:r>
    </w:p>
    <w:p w14:paraId="1CED2908"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18" w:name="_e3yta7yz49b3" w:colFirst="0" w:colLast="0"/>
      <w:bookmarkStart w:id="119" w:name="_Toc229153134"/>
      <w:bookmarkEnd w:id="118"/>
      <w:r>
        <w:rPr>
          <w:b/>
          <w:bCs/>
          <w:color w:val="000000" w:themeColor="text1"/>
          <w:sz w:val="22"/>
          <w:szCs w:val="22"/>
        </w:rPr>
        <w:t>Capability Gap: Developer Competency</w:t>
      </w:r>
      <w:bookmarkEnd w:id="119"/>
    </w:p>
    <w:p w14:paraId="514BE442" w14:textId="77777777" w:rsidR="001832E0" w:rsidRPr="00DB74A8" w:rsidRDefault="00000000" w:rsidP="00DB74A8">
      <w:pPr>
        <w:spacing w:before="240" w:after="240" w:line="360" w:lineRule="auto"/>
        <w:jc w:val="both"/>
        <w:rPr>
          <w:color w:val="000000" w:themeColor="text1"/>
        </w:rPr>
      </w:pPr>
      <w:del w:id="9045" w:author="Claude" w:date="2026-05-29T12:00:00Z">
        <w:r>
          <w:rPr>
            <w:b/>
            <w:bCs/>
            <w:color w:val="000000" w:themeColor="text1"/>
          </w:rPr>
          <w:delText>H4:</w:delText>
        </w:r>
      </w:del>
      <w:ins w:id="9046" w:author="Claude" w:date="2026-05-29T12:00:00Z">
        <w:r>
          <w:rPr>
            <w:b/>
            <w:bCs/>
            <w:color w:val="000000" w:themeColor="text1"/>
          </w:rPr>
          <w:t>P4:</w:t>
        </w:r>
      </w:ins>
      <w:del w:id="9047" w:author="Claude" w:date="2026-05-29T12:00:00Z">
        <w:r>
          <w:rPr>
            <w:color w:val="000000" w:themeColor="text1"/>
          </w:rPr>
          <w:delText xml:space="preserve"> GenAI tool adoption is associated with a negative impact on developer verification competency among professional software developers in South Africa.</w:delText>
        </w:r>
      </w:del>
      <w:ins w:id="9048" w:author="Claude" w:date="2026-05-29T12:00:00Z">
        <w:r>
          <w:rPr>
            <w:color w:val="000000" w:themeColor="text1"/>
          </w:rPr>
          <w:t xml:space="preserve"> GenAI tool adoption may be experienced as eroding developer verification competency among professional software developers in South Africa.</w:t>
        </w:r>
      </w:ins>
    </w:p>
    <w:p w14:paraId="67809556" w14:textId="77777777" w:rsidR="001832E0" w:rsidRPr="00DB74A8" w:rsidRDefault="00000000" w:rsidP="00DB74A8">
      <w:pPr>
        <w:spacing w:before="240" w:after="240" w:line="360" w:lineRule="auto"/>
        <w:jc w:val="both"/>
        <w:rPr>
          <w:color w:val="000000" w:themeColor="text1"/>
        </w:rPr>
      </w:pPr>
      <w:r>
        <w:rPr>
          <w:color w:val="000000" w:themeColor="text1"/>
        </w:rPr>
        <w:t>Shen and Tamkin (2026) demonstrate a 17% reduction in skill acquisition under AI-delegating interaction patterns. Feng et al. (2026) show that junior developers are structurally more susceptible to over-reliance due to underdeveloped prior schemata. Becker et al. (2023) and Cambaz and Zhang (2024) document the same dynamic in educational contexts, with AI tool access reducing the schema construction necessary for independent verification competency. Sweller et al. (2011) provide the theoretical mechanism through the expertise reversal effect, confirming that scaffolding which displaces germane processing degrades rather than builds professional competency over time.</w:t>
      </w:r>
    </w:p>
    <w:p w14:paraId="4AEDEA85" w14:textId="77777777" w:rsidR="001832E0" w:rsidRPr="00DB74A8" w:rsidRDefault="00000000" w:rsidP="00DB74A8">
      <w:pPr>
        <w:spacing w:before="240" w:after="240" w:line="360" w:lineRule="auto"/>
        <w:jc w:val="both"/>
        <w:rPr>
          <w:color w:val="000000" w:themeColor="text1"/>
        </w:rPr>
      </w:pPr>
      <w:del w:id="9049" w:author="Claude" w:date="2026-05-29T12:00:00Z">
        <w:r>
          <w:rPr>
            <w:b/>
            <w:bCs/>
            <w:color w:val="000000" w:themeColor="text1"/>
          </w:rPr>
          <w:delText>H5:</w:delText>
        </w:r>
      </w:del>
      <w:ins w:id="9050" w:author="Claude" w:date="2026-05-29T12:00:00Z">
        <w:r>
          <w:rPr>
            <w:b/>
            <w:bCs/>
            <w:color w:val="000000" w:themeColor="text1"/>
          </w:rPr>
          <w:t>P5:</w:t>
        </w:r>
      </w:ins>
      <w:del w:id="9051" w:author="Claude" w:date="2026-05-29T12:00:00Z">
        <w:r>
          <w:rPr>
            <w:color w:val="000000" w:themeColor="text1"/>
          </w:rPr>
          <w:delText xml:space="preserve"> Automation bias is associated with increased acceptance of defective AI-generated code among professional software developers in South Africa.</w:delText>
        </w:r>
      </w:del>
      <w:ins w:id="9052" w:author="Claude" w:date="2026-05-29T12:00:00Z">
        <w:r>
          <w:rPr>
            <w:color w:val="000000" w:themeColor="text1"/>
          </w:rPr>
          <w:t xml:space="preserve"> Automation bias may lead to increased acceptance of defective AI-generated code among professional software developers in South Africa.</w:t>
        </w:r>
      </w:ins>
    </w:p>
    <w:p w14:paraId="244AC7D6"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Rastogi et al. (2022) demonstrate that developers anchor on AI suggestions with independent evaluation declining as a result. Romeo and Conti (2025) identify this as amplified among less experienced practitioners and not automatically mitigated by explainability mechanisms. Kupfer et al. (2023) establish that automation bias is an active suppression of critical evaluation rather than passive oversight, and Jones-Jang et al. (2022) confirm that higher initial trust in AI decisions than in equivalent human decisions persists even after failure experience.</w:t>
      </w:r>
    </w:p>
    <w:p w14:paraId="63E11636" w14:textId="77777777" w:rsidR="001832E0" w:rsidRPr="00DB74A8" w:rsidRDefault="00000000" w:rsidP="00DB74A8">
      <w:pPr>
        <w:spacing w:before="240" w:after="240" w:line="360" w:lineRule="auto"/>
        <w:jc w:val="both"/>
        <w:rPr>
          <w:color w:val="000000" w:themeColor="text1"/>
        </w:rPr>
      </w:pPr>
      <w:del w:id="9053" w:author="Claude" w:date="2026-05-29T12:00:00Z">
        <w:r>
          <w:rPr>
            <w:b/>
            <w:bCs/>
            <w:color w:val="000000" w:themeColor="text1"/>
          </w:rPr>
          <w:delText>H6:</w:delText>
        </w:r>
      </w:del>
      <w:ins w:id="9054" w:author="Claude" w:date="2026-05-29T12:00:00Z">
        <w:r>
          <w:rPr>
            <w:b/>
            <w:bCs/>
            <w:color w:val="000000" w:themeColor="text1"/>
          </w:rPr>
          <w:t>P6:</w:t>
        </w:r>
      </w:ins>
      <w:del w:id="9055" w:author="Claude" w:date="2026-05-29T12:00:00Z">
        <w:r>
          <w:rPr>
            <w:color w:val="000000" w:themeColor="text1"/>
          </w:rPr>
          <w:delText xml:space="preserve"> Increased AI tool autonomy is associated with higher cognitive debt among professional software developers in South Africa.</w:delText>
        </w:r>
      </w:del>
      <w:ins w:id="9056" w:author="Claude" w:date="2026-05-29T12:00:00Z">
        <w:r>
          <w:rPr>
            <w:color w:val="000000" w:themeColor="text1"/>
          </w:rPr>
          <w:t xml:space="preserve"> Increased AI tool autonomy may correspond to higher cognitive debt among professional software developers in South Africa.</w:t>
        </w:r>
      </w:ins>
    </w:p>
    <w:p w14:paraId="4D1DFBAB" w14:textId="77777777" w:rsidR="001832E0" w:rsidRPr="00DB74A8" w:rsidRDefault="00000000" w:rsidP="00DB74A8">
      <w:pPr>
        <w:spacing w:before="240" w:after="240" w:line="360" w:lineRule="auto"/>
        <w:jc w:val="both"/>
        <w:rPr>
          <w:color w:val="000000" w:themeColor="text1"/>
        </w:rPr>
      </w:pPr>
      <w:r>
        <w:rPr>
          <w:color w:val="000000" w:themeColor="text1"/>
        </w:rPr>
        <w:t>Gupta (2026) defines agentic technical debt as the accumulated structural degradation produced by AI autonomy operating beyond developer oversight, quantifying a fourfold increase in code duplication and a 14.7% increase in code churn as direct manifestations. Meske et al. (2025) characterise this as a redistribution of cognitive labour that reduces implementation expertise while increasing orchestration demands, creating a cognitive debt that compounds when developers lack the prior schemata to evaluate autonomous AI outputs. Steyvers et al. (2025) demonstrate that the calibration gap structurally prevents developers from rationally allocating verification effort under autonomous AI operation, meaning the cognitive debt accumulates without the corrective signal that accurate confidence calibration would provide.</w:t>
      </w:r>
    </w:p>
    <w:p w14:paraId="124CB819"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20" w:name="_3hdndglhmtuc" w:colFirst="0" w:colLast="0"/>
      <w:bookmarkStart w:id="121" w:name="_Toc229153135"/>
      <w:bookmarkEnd w:id="120"/>
      <w:r>
        <w:rPr>
          <w:b/>
          <w:bCs/>
          <w:color w:val="000000" w:themeColor="text1"/>
          <w:sz w:val="22"/>
          <w:szCs w:val="22"/>
        </w:rPr>
        <w:t>Methodology Gap: Process Compliance</w:t>
      </w:r>
      <w:bookmarkEnd w:id="121"/>
    </w:p>
    <w:p w14:paraId="243F5CEB" w14:textId="77777777" w:rsidR="001832E0" w:rsidRPr="00DB74A8" w:rsidRDefault="00000000" w:rsidP="00DB74A8">
      <w:pPr>
        <w:spacing w:before="240" w:after="240" w:line="360" w:lineRule="auto"/>
        <w:jc w:val="both"/>
        <w:rPr>
          <w:color w:val="000000" w:themeColor="text1"/>
        </w:rPr>
      </w:pPr>
      <w:del w:id="9057" w:author="Claude" w:date="2026-05-29T12:00:00Z">
        <w:r>
          <w:rPr>
            <w:b/>
            <w:bCs/>
            <w:color w:val="000000" w:themeColor="text1"/>
          </w:rPr>
          <w:delText>H7:</w:delText>
        </w:r>
      </w:del>
      <w:ins w:id="9058" w:author="Claude" w:date="2026-05-29T12:00:00Z">
        <w:r>
          <w:rPr>
            <w:b/>
            <w:bCs/>
            <w:color w:val="000000" w:themeColor="text1"/>
          </w:rPr>
          <w:t>P7:</w:t>
        </w:r>
      </w:ins>
      <w:del w:id="9059" w:author="Claude" w:date="2026-05-29T12:00:00Z">
        <w:r>
          <w:rPr>
            <w:color w:val="000000" w:themeColor="text1"/>
          </w:rPr>
          <w:delText xml:space="preserve"> Increased AI tool autonomy is associated with reduced developer verification rigour among professional software developers in South Africa.</w:delText>
        </w:r>
      </w:del>
      <w:ins w:id="9060" w:author="Claude" w:date="2026-05-29T12:00:00Z">
        <w:r>
          <w:rPr>
            <w:color w:val="000000" w:themeColor="text1"/>
          </w:rPr>
          <w:t xml:space="preserve"> Increased AI tool autonomy may coincide with reduced developer verification rigour among professional software developers in South Africa.</w:t>
        </w:r>
      </w:ins>
    </w:p>
    <w:p w14:paraId="2DDC61F0" w14:textId="77777777" w:rsidR="001832E0" w:rsidRPr="00DB74A8" w:rsidRDefault="00000000" w:rsidP="00DB74A8">
      <w:pPr>
        <w:spacing w:before="240" w:after="240" w:line="360" w:lineRule="auto"/>
        <w:jc w:val="both"/>
        <w:rPr>
          <w:color w:val="000000" w:themeColor="text1"/>
        </w:rPr>
      </w:pPr>
      <w:r>
        <w:rPr>
          <w:color w:val="000000" w:themeColor="text1"/>
        </w:rPr>
        <w:t xml:space="preserve">Sonar (2026) finds that only 48% of developers always verify AI code before committing. Akbar et al. (2025) document that trust calibration and human-AI collaboration challenges are the primary barriers to adequate verification in agentic software engineering. Freeman et al. (</w:t>
      </w:r>
      <w:del w:id="9109" w:author="Claude" w:date="2026-05-29T12:00:00Z">
        <w:r>
          <w:rPr>
            <w:color w:val="000000" w:themeColor="text1"/>
          </w:rPr>
          <w:delText>2024</w:delText>
        </w:r>
      </w:del>
      <w:ins w:id="9110" w:author="Claude" w:date="2026-05-29T12:00:00Z">
        <w:r>
          <w:rPr>
            <w:color w:val="FF0000"/>
          </w:rPr>
          <w:t>2025</w:t>
        </w:r>
      </w:ins>
      <w:r>
        <w:rPr>
          <w:color w:val="000000" w:themeColor="text1"/>
        </w:rPr>
        <w:t xml:space="preserve">) establish that traditional test and evaluation methodologies are structurally insufficient for non-deterministic AI-enabled systems, requiring iterative and robustness-focused approaches that current practice does not consistently apply. Mitchell and Shaaban (2025) </w:t>
      </w:r>
      <w:del w:id="9176" w:author="Claude" w:date="2026-05-29T12:00:00Z">
        <w:r>
          <w:rPr>
            <w:color w:val="000000" w:themeColor="text1"/>
          </w:rPr>
          <w:delText>demonstrate empirically that only 28% of LLM-generated code is simultaneously secure and correct, establishing</w:delText>
        </w:r>
      </w:del>
      <w:ins w:id="9177" w:author="Claude" w:date="2026-05-29T12:00:00Z">
        <w:r>
          <w:rPr>
            <w:color w:val="FF0000"/>
          </w:rPr>
          <w:t>cite repository-level benchmark evidence that only 28% of LLM-generated code is simultaneously secure and correct (Dilgren et al., 2025, as cited in Mitchell and Shaaban, 2025), indicating</w:t>
        </w:r>
      </w:ins>
      <w:r>
        <w:rPr>
          <w:color w:val="000000" w:themeColor="text1"/>
        </w:rPr>
        <w:t xml:space="preserve"> the baseline verification failure rate that reduced rigour produces.</w:t>
      </w:r>
    </w:p>
    <w:p w14:paraId="7AA6015C" w14:textId="77777777" w:rsidR="001832E0" w:rsidRPr="00DB74A8" w:rsidRDefault="00000000" w:rsidP="00DB74A8">
      <w:pPr>
        <w:spacing w:before="240" w:after="240" w:line="360" w:lineRule="auto"/>
        <w:jc w:val="both"/>
        <w:rPr>
          <w:color w:val="000000" w:themeColor="text1"/>
        </w:rPr>
      </w:pPr>
      <w:del w:id="9061" w:author="Claude" w:date="2026-05-29T12:00:00Z">
        <w:r>
          <w:rPr>
            <w:b/>
            <w:bCs/>
            <w:color w:val="000000" w:themeColor="text1"/>
          </w:rPr>
          <w:delText>H8:</w:delText>
        </w:r>
      </w:del>
      <w:ins w:id="9062" w:author="Claude" w:date="2026-05-29T12:00:00Z">
        <w:r>
          <w:rPr>
            <w:b/>
            <w:bCs/>
            <w:color w:val="000000" w:themeColor="text1"/>
          </w:rPr>
          <w:t>P8:</w:t>
        </w:r>
      </w:ins>
      <w:del w:id="9063" w:author="Claude" w:date="2026-05-29T12:00:00Z">
        <w:r>
          <w:rPr>
            <w:color w:val="000000" w:themeColor="text1"/>
          </w:rPr>
          <w:delText xml:space="preserve"> Unsanctioned AI tool adoption is associated with weakened governance adherence among professional software developers in South Africa.</w:delText>
        </w:r>
      </w:del>
      <w:ins w:id="9064" w:author="Claude" w:date="2026-05-29T12:00:00Z">
        <w:r>
          <w:rPr>
            <w:color w:val="000000" w:themeColor="text1"/>
          </w:rPr>
          <w:t xml:space="preserve"> Unsanctioned AI tool adoption may weaken governance adherence among professional software developers in South Africa.</w:t>
        </w:r>
      </w:ins>
    </w:p>
    <w:p w14:paraId="4D8F2A12" w14:textId="77777777" w:rsidR="001832E0" w:rsidRPr="00DB74A8" w:rsidRDefault="00000000" w:rsidP="00DB74A8">
      <w:pPr>
        <w:spacing w:before="240" w:after="240" w:line="360" w:lineRule="auto"/>
        <w:jc w:val="both"/>
        <w:rPr>
          <w:color w:val="000000" w:themeColor="text1"/>
        </w:rPr>
      </w:pPr>
      <w:r>
        <w:rPr>
          <w:color w:val="000000" w:themeColor="text1"/>
        </w:rPr>
        <w:lastRenderedPageBreak/>
        <w:t>Shavit et al. (2024) identify the system deployer's responsibility to scope agent action spaces and ensure interruptibility, a responsibility that is structurally absent when developers use personal unsanctioned accounts. Russo (2024) finds that compatibility with existing workflows rather than governance-reviewed quality governs tool adoption in practice. Laumer (2011) contextualises this as resistance-driven workaround behaviour triggered by organisational change management failures, and Solanke (2023) identifies unsanctioned adoption as among the three most significant operational risks of enterprise AI integration alongside security vulnerabilities and licensing exposure.</w:t>
      </w:r>
    </w:p>
    <w:p w14:paraId="084DD3ED" w14:textId="77777777" w:rsidR="001832E0" w:rsidRPr="00DB74A8" w:rsidRDefault="00000000" w:rsidP="00DB74A8">
      <w:pPr>
        <w:spacing w:before="240" w:after="240" w:line="360" w:lineRule="auto"/>
        <w:jc w:val="both"/>
        <w:rPr>
          <w:color w:val="000000" w:themeColor="text1"/>
        </w:rPr>
      </w:pPr>
      <w:del w:id="9065" w:author="Claude" w:date="2026-05-29T12:00:00Z">
        <w:r>
          <w:rPr>
            <w:b/>
            <w:bCs/>
            <w:color w:val="000000" w:themeColor="text1"/>
          </w:rPr>
          <w:delText>H9:</w:delText>
        </w:r>
      </w:del>
      <w:ins w:id="9066" w:author="Claude" w:date="2026-05-29T12:00:00Z">
        <w:r>
          <w:rPr>
            <w:b/>
            <w:bCs/>
            <w:color w:val="000000" w:themeColor="text1"/>
          </w:rPr>
          <w:t>P9:</w:t>
        </w:r>
      </w:ins>
      <w:del w:id="9067" w:author="Claude" w:date="2026-05-29T12:00:00Z">
        <w:r>
          <w:rPr>
            <w:color w:val="000000" w:themeColor="text1"/>
          </w:rPr>
          <w:delText xml:space="preserve"> Regulatory constraints are associated with governance friction among developers using cloud-hosted AI tools in South Africa.</w:delText>
        </w:r>
      </w:del>
      <w:ins w:id="9068" w:author="Claude" w:date="2026-05-29T12:00:00Z">
        <w:r>
          <w:rPr>
            <w:color w:val="000000" w:themeColor="text1"/>
          </w:rPr>
          <w:t xml:space="preserve"> Regulatory constraints may generate governance friction among developers using cloud-hosted AI tools in South Africa.</w:t>
        </w:r>
      </w:ins>
    </w:p>
    <w:p w14:paraId="2CC7E757" w14:textId="77777777" w:rsidR="001832E0" w:rsidRPr="00DB74A8" w:rsidRDefault="00000000" w:rsidP="00DB74A8">
      <w:pPr>
        <w:spacing w:before="240" w:after="240" w:line="360" w:lineRule="auto"/>
        <w:jc w:val="both"/>
        <w:rPr>
          <w:color w:val="000000" w:themeColor="text1"/>
        </w:rPr>
      </w:pPr>
      <w:r>
        <w:rPr>
          <w:color w:val="000000" w:themeColor="text1"/>
        </w:rPr>
        <w:t xml:space="preserve">Lei et al. (2025) document how MCP-based agentic workflows autonomously access and transmit data across tool boundaries without discrete human authorisation, creating structural non-compliance under data protection regimes that require explicit consent for personal data processing. Shavit et al. (2024) note that developers using cloud-hosted tools in foreign jurisdictions assume regulatory liability for data flows they did not authorise. Akbar et al. (2025), surveying practitioner perspectives across the software development lifecycle, identify regulatory concerns and data sovereignty as the most frequently cited barriers to agentic AI adoption, consistent with the governance friction </w:t>
      </w:r>
      <w:del w:id="9077" w:author="Claude" w:date="2026-05-29T12:00:00Z">
        <w:r>
          <w:rPr>
            <w:color w:val="000000" w:themeColor="text1"/>
          </w:rPr>
          <w:delText>hypothesis</w:delText>
        </w:r>
      </w:del>
      <w:ins w:id="9078" w:author="Claude" w:date="2026-05-29T12:00:00Z">
        <w:r>
          <w:rPr>
            <w:color w:val="000000" w:themeColor="text1"/>
          </w:rPr>
          <w:t>proposition</w:t>
        </w:r>
      </w:ins>
      <w:r>
        <w:rPr>
          <w:color w:val="000000" w:themeColor="text1"/>
        </w:rPr>
        <w:t>.</w:t>
      </w:r>
    </w:p>
    <w:p w14:paraId="0C02CFF2"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22" w:name="_fzoi7rylew4y" w:colFirst="0" w:colLast="0"/>
      <w:bookmarkStart w:id="123" w:name="_Toc229153136"/>
      <w:bookmarkEnd w:id="122"/>
      <w:r>
        <w:rPr>
          <w:b/>
          <w:bCs/>
          <w:color w:val="000000" w:themeColor="text1"/>
          <w:sz w:val="22"/>
          <w:szCs w:val="22"/>
        </w:rPr>
        <w:t>2.10 Section Summary</w:t>
      </w:r>
      <w:bookmarkEnd w:id="123"/>
    </w:p>
    <w:p w14:paraId="62F03A7F" w14:textId="77777777" w:rsidR="001832E0" w:rsidRPr="00DB74A8" w:rsidRDefault="00000000" w:rsidP="00DB74A8">
      <w:pPr>
        <w:spacing w:before="240" w:after="240" w:line="360" w:lineRule="auto"/>
        <w:jc w:val="both"/>
        <w:rPr>
          <w:color w:val="000000" w:themeColor="text1"/>
        </w:rPr>
      </w:pPr>
      <w:r>
        <w:rPr>
          <w:color w:val="000000" w:themeColor="text1"/>
        </w:rPr>
        <w:t xml:space="preserve">This chapter reviewed literature on GenAI in software engineering across technical foundations, adoption patterns and three impact dimensions, namely code quality, developer competency and process compliance. Evidence of systematic quality degradation, competency concerns and process challenges collectively indicates that AI integration without corresponding adaptation of professional practices produces predictable quality failures. The theoretical underpinnings of the study draw on Socio-Technical Systems Theory, which explains system-level failures arising from the mismatch between the technical and social subsystems, and Cognitive Load Theory, which explains the individual cognitive mechanisms through which those failures manifest as reduced verification rigour, skill erosion and automation bias. Based on the synthesis of these frameworks and the literature reviewed, the Three-Pillar Framework was proposed, examining the Artifact Gap, Capability Gap and Methodology Gap. Nine </w:t>
      </w:r>
      <w:del w:id="9079" w:author="Claude" w:date="2026-05-29T12:00:00Z">
        <w:r>
          <w:rPr>
            <w:color w:val="000000" w:themeColor="text1"/>
          </w:rPr>
          <w:delText>research hypotheses</w:delText>
        </w:r>
      </w:del>
      <w:ins w:id="9080" w:author="Claude" w:date="2026-05-29T12:00:00Z">
        <w:r>
          <w:rPr>
            <w:color w:val="000000" w:themeColor="text1"/>
          </w:rPr>
          <w:t>guiding propositions</w:t>
        </w:r>
      </w:ins>
      <w:r>
        <w:rPr>
          <w:color w:val="000000" w:themeColor="text1"/>
        </w:rPr>
        <w:t xml:space="preserve"> were derived from this </w:t>
      </w:r>
      <w:r>
        <w:rPr>
          <w:color w:val="000000" w:themeColor="text1"/>
        </w:rPr>
        <w:lastRenderedPageBreak/>
        <w:t>framework to guide the exploration of how AI tool adoption shapes code quality, developer competency and process compliance among professional software developers in South Africa.</w:t>
      </w:r>
    </w:p>
    <w:p w14:paraId="35011432" w14:textId="77777777" w:rsidR="001832E0" w:rsidRPr="00DB74A8" w:rsidRDefault="00000000" w:rsidP="00DB74A8">
      <w:pPr>
        <w:spacing w:before="240" w:after="240" w:line="360" w:lineRule="auto"/>
        <w:jc w:val="both"/>
        <w:rPr>
          <w:color w:val="000000" w:themeColor="text1"/>
        </w:rPr>
      </w:pPr>
      <w:r>
        <w:rPr>
          <w:color w:val="000000" w:themeColor="text1"/>
        </w:rPr>
        <w:br w:type="page"/>
      </w:r>
    </w:p>
    <w:p w14:paraId="057097E3" w14:textId="77777777" w:rsidR="001832E0" w:rsidRPr="00DB74A8" w:rsidRDefault="00000000" w:rsidP="00DB74A8">
      <w:pPr>
        <w:pStyle w:val="Heading1"/>
        <w:keepNext w:val="0"/>
        <w:keepLines w:val="0"/>
        <w:spacing w:before="480" w:line="360" w:lineRule="auto"/>
        <w:jc w:val="both"/>
        <w:rPr>
          <w:b/>
          <w:bCs/>
          <w:color w:val="000000" w:themeColor="text1"/>
          <w:sz w:val="22"/>
          <w:szCs w:val="22"/>
        </w:rPr>
      </w:pPr>
      <w:bookmarkStart w:id="124" w:name="_7meqqj4xr09" w:colFirst="0" w:colLast="0"/>
      <w:bookmarkStart w:id="125" w:name="_Toc229153137"/>
      <w:bookmarkEnd w:id="124"/>
      <w:r>
        <w:rPr>
          <w:b/>
          <w:bCs/>
          <w:color w:val="000000" w:themeColor="text1"/>
          <w:sz w:val="22"/>
          <w:szCs w:val="22"/>
        </w:rPr>
        <w:lastRenderedPageBreak/>
        <w:t>CHAPTER 3: RESEARCH METHODOLOGY</w:t>
      </w:r>
      <w:bookmarkEnd w:id="125"/>
    </w:p>
    <w:p w14:paraId="4B7F8B26"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26" w:name="_ibuseumrst4b" w:colFirst="0" w:colLast="0"/>
      <w:bookmarkStart w:id="127" w:name="_Toc229153138"/>
      <w:bookmarkEnd w:id="126"/>
      <w:r>
        <w:rPr>
          <w:b/>
          <w:bCs/>
          <w:color w:val="000000" w:themeColor="text1"/>
          <w:sz w:val="22"/>
          <w:szCs w:val="22"/>
        </w:rPr>
        <w:t>3.1 Introduction</w:t>
      </w:r>
      <w:bookmarkEnd w:id="127"/>
    </w:p>
    <w:p w14:paraId="770A06AB" w14:textId="77777777" w:rsidR="001832E0" w:rsidRPr="00DB74A8" w:rsidRDefault="00000000" w:rsidP="00DB74A8">
      <w:pPr>
        <w:spacing w:line="360" w:lineRule="auto"/>
        <w:jc w:val="both"/>
        <w:rPr>
          <w:color w:val="000000" w:themeColor="text1"/>
        </w:rPr>
      </w:pPr>
      <w:r>
        <w:rPr>
          <w:color w:val="000000" w:themeColor="text1"/>
        </w:rPr>
        <w:t xml:space="preserve">This chapter presents the research methodology adopted to </w:t>
      </w:r>
      <w:del w:id="9142" w:author="Claude" w:date="2026-05-29T12:00:00Z">
        <w:r>
          <w:rPr>
            <w:color w:val="000000" w:themeColor="text1"/>
          </w:rPr>
          <w:delText>investigate the impact of</w:delText>
        </w:r>
      </w:del>
      <w:ins w:id="9143" w:author="Claude" w:date="2026-05-29T12:00:00Z">
        <w:r>
          <w:rPr>
            <w:color w:val="FF0000"/>
          </w:rPr>
          <w:t>explore how</w:t>
        </w:r>
      </w:ins>
      <w:r>
        <w:rPr>
          <w:color w:val="000000" w:themeColor="text1"/>
        </w:rPr>
        <w:t xml:space="preserve"> Generative AI tools </w:t>
      </w:r>
      <w:ins w:id="9144" w:author="Claude" w:date="2026-05-29T12:00:00Z">
        <w:r>
          <w:rPr>
            <w:color w:val="FF0000"/>
          </w:rPr>
          <w:t xml:space="preserve">shape </w:t>
        </w:r>
      </w:ins>
      <w:del w:id="9145" w:author="Claude" w:date="2026-05-29T12:00:00Z">
        <w:r>
          <w:rPr>
            <w:color w:val="000000" w:themeColor="text1"/>
          </w:rPr>
          <w:delText xml:space="preserve">on </w:delText>
        </w:r>
      </w:del>
      <w:r>
        <w:rPr>
          <w:color w:val="000000" w:themeColor="text1"/>
        </w:rPr>
        <w:t>software engineering verification practices among professional developers in South Africa. The chapter is structured using the Research Onion framework proposed by Saunders, Lewis and Thornhill (2019) to ensure that each methodological decision is logically grounded and justified. It covers research design, research philosophy, research approach, research method, target population, sampling technique, data collection instrument, data analysis procedures, trustworthiness measures and the ethical considerations governing the study.</w:t>
      </w:r>
    </w:p>
    <w:p w14:paraId="56AED477"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28" w:name="_iqttnkjtvo56" w:colFirst="0" w:colLast="0"/>
      <w:bookmarkStart w:id="129" w:name="_Toc229153139"/>
      <w:bookmarkEnd w:id="128"/>
      <w:r>
        <w:rPr>
          <w:b/>
          <w:bCs/>
          <w:color w:val="000000" w:themeColor="text1"/>
          <w:sz w:val="22"/>
          <w:szCs w:val="22"/>
        </w:rPr>
        <w:t>3.2 Research Design</w:t>
      </w:r>
      <w:bookmarkEnd w:id="129"/>
    </w:p>
    <w:p w14:paraId="0C19CD4C" w14:textId="6DA5BF82" w:rsidR="001832E0" w:rsidRPr="00DB74A8" w:rsidRDefault="00000000" w:rsidP="00DB74A8">
      <w:pPr>
        <w:spacing w:line="360" w:lineRule="auto"/>
        <w:jc w:val="both"/>
        <w:rPr>
          <w:color w:val="000000" w:themeColor="text1"/>
        </w:rPr>
      </w:pPr>
      <w:r>
        <w:rPr>
          <w:color w:val="000000" w:themeColor="text1"/>
        </w:rPr>
        <w:t xml:space="preserve">A research design provides a plan or proposal for conducting research and involves the intersection of philosophy, research designs and specific methods (Creswell and Creswell, 2018). </w:t>
      </w:r>
      <w:del w:id="9016" w:author="Claude" w:date="2026-05-29T12:00:00Z">
        <w:r>
          <w:rPr>
            <w:color w:val="000000" w:themeColor="text1"/>
          </w:rPr>
          <w:delText xml:space="preserve">Survey research provides a quantitative or numeric description of trends, attitudes or opinions of a population by studying a sample of that population, with the intent of generalising from a sample to a population (Creswell and Creswell, 2018). </w:delText>
        </w:r>
      </w:del>
      <w:r>
        <w:rPr>
          <w:color w:val="000000" w:themeColor="text1"/>
        </w:rPr>
        <w:t xml:space="preserve">This study adopts a qualitative research design, collecting data through semi-structured interviews with professional South African developers who actively use Generative AI tools in their coding practice. The Research Onion framework by Saunders, Lewis and Thornhill (2019) was implemented to organise methodological decisions. The Research Onion guides researchers through layered decisions from research philosophy through to data collection and analysis, ensuring that each choice is justified and consistent with those that precede it (Saunders, Lewis and Thornhill, 2019).</w:t>
      </w:r>
    </w:p>
    <w:p w14:paraId="54E59DF2"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30" w:name="_h3mlq5j7qdkc" w:colFirst="0" w:colLast="0"/>
      <w:bookmarkStart w:id="131" w:name="_Toc229153140"/>
      <w:bookmarkEnd w:id="130"/>
      <w:r>
        <w:rPr>
          <w:b/>
          <w:bCs/>
          <w:color w:val="000000" w:themeColor="text1"/>
          <w:sz w:val="22"/>
          <w:szCs w:val="22"/>
        </w:rPr>
        <w:t>3.2.1 How the Conceptual Framework Fits into Research Design</w:t>
      </w:r>
      <w:bookmarkEnd w:id="131"/>
    </w:p>
    <w:p w14:paraId="07E935BE" w14:textId="77777777" w:rsidR="001832E0" w:rsidRPr="00DB74A8" w:rsidRDefault="00000000" w:rsidP="00DB74A8">
      <w:pPr>
        <w:spacing w:line="360" w:lineRule="auto"/>
        <w:jc w:val="both"/>
        <w:rPr>
          <w:color w:val="000000" w:themeColor="text1"/>
        </w:rPr>
      </w:pPr>
      <w:r>
        <w:rPr>
          <w:color w:val="000000" w:themeColor="text1"/>
        </w:rPr>
        <w:t xml:space="preserve">The Three-Pillar Framework developed in Chapter 2, comprising the Artifact Gap, the Capability Gap and the Methodology Gap, provides the conceptual scaffolding for the interview protocol and the </w:t>
      </w:r>
      <w:del w:id="9081" w:author="Claude" w:date="2026-05-29T12:00:00Z">
        <w:r>
          <w:rPr>
            <w:color w:val="000000" w:themeColor="text1"/>
          </w:rPr>
          <w:delText>research hypotheses</w:delText>
        </w:r>
      </w:del>
      <w:ins w:id="9082" w:author="Claude" w:date="2026-05-29T12:00:00Z">
        <w:r>
          <w:rPr>
            <w:color w:val="000000" w:themeColor="text1"/>
          </w:rPr>
          <w:t>guiding propositions</w:t>
        </w:r>
      </w:ins>
      <w:r>
        <w:rPr>
          <w:color w:val="000000" w:themeColor="text1"/>
        </w:rPr>
        <w:t xml:space="preserve">. Each pillar corresponds to a cluster of interview themes. The verification overhead construct, which captures the additional cognitive burden generated by AI tool use, cuts across all three pillars and is explored through open-ended interview questions. Socio-Technical Systems Theory grounds the framework at the organisational level while Cognitive Load Theory grounds the Capability Gap pillar at the cognitive level, as established in Chapter 2.</w:t>
      </w:r>
    </w:p>
    <w:p w14:paraId="18BF71EC"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32" w:name="_dpxei141f17v" w:colFirst="0" w:colLast="0"/>
      <w:bookmarkStart w:id="133" w:name="_Toc229153141"/>
      <w:bookmarkEnd w:id="132"/>
      <w:r>
        <w:rPr>
          <w:b/>
          <w:bCs/>
          <w:color w:val="000000" w:themeColor="text1"/>
          <w:sz w:val="22"/>
          <w:szCs w:val="22"/>
        </w:rPr>
        <w:t>3.3 Research Philosophy</w:t>
      </w:r>
      <w:bookmarkEnd w:id="133"/>
    </w:p>
    <w:p w14:paraId="0382318C" w14:textId="77777777" w:rsidR="001832E0" w:rsidRPr="00DB74A8" w:rsidRDefault="00000000" w:rsidP="00DB74A8">
      <w:pPr>
        <w:spacing w:line="360" w:lineRule="auto"/>
        <w:jc w:val="both"/>
        <w:rPr>
          <w:color w:val="000000" w:themeColor="text1"/>
        </w:rPr>
      </w:pPr>
      <w:r>
        <w:rPr>
          <w:color w:val="000000" w:themeColor="text1"/>
        </w:rPr>
        <w:lastRenderedPageBreak/>
        <w:t>Philosophical ideas remain largely hidden in research, yet they influence the practice of research and need to be identified (Creswell and Creswell, 2018). Creswell and Creswell (2018) describe worldviews as a general philosophical orientation about the world and the nature of research that a researcher brings to a study. In preparing a research proposal, a researcher should make explicit the larger philosophical ideas they hold, define the basic ideas of that worldview and explain how the worldview shaped their approach to research (Creswell and Creswell, 2018). Creswell and Creswell (2018) identify four worldviews widely discussed in the literature that underpin the selection of a research design, namely postpositivism, constructivism, transformative and pragmatism. Each is examined below before the selection for this study is justified.</w:t>
      </w:r>
    </w:p>
    <w:p w14:paraId="34B36DED" w14:textId="77777777" w:rsidR="001832E0" w:rsidRPr="00DB74A8" w:rsidRDefault="00000000" w:rsidP="00DB74A8">
      <w:pPr>
        <w:spacing w:line="360" w:lineRule="auto"/>
        <w:jc w:val="both"/>
        <w:rPr>
          <w:color w:val="000000" w:themeColor="text1"/>
        </w:rPr>
      </w:pPr>
      <w:r>
        <w:rPr>
          <w:color w:val="000000" w:themeColor="text1"/>
        </w:rPr>
        <w:t>Postpositivism challenges the traditional notion of absolute truth and recognises that we cannot be fully positive about our claims of knowledge when studying human behaviour and actions (Phillips and Burbules, 2000). Postpositivists hold a deterministic philosophy in which causes probably determine effects or outcomes (Creswell and Creswell, 2018). Knowledge developed through a postpositivist lens is based on careful observation and measurement of objective reality, making numeric measures of behaviour paramount (Creswell and Creswell, 2018). Since this study seeks to understand the lived experiences and subjective meanings developers attach to AI adoption rather than test statistical relationships between pre-specified variables, postpositivism is not appropriate here.</w:t>
      </w:r>
    </w:p>
    <w:p w14:paraId="628CDB10" w14:textId="77777777" w:rsidR="001832E0" w:rsidRPr="00DB74A8" w:rsidRDefault="00000000" w:rsidP="00DB74A8">
      <w:pPr>
        <w:spacing w:line="360" w:lineRule="auto"/>
        <w:jc w:val="both"/>
        <w:rPr>
          <w:color w:val="000000" w:themeColor="text1"/>
        </w:rPr>
      </w:pPr>
      <w:r>
        <w:rPr>
          <w:color w:val="000000" w:themeColor="text1"/>
        </w:rPr>
        <w:t>Constructivism holds that individuals seek understanding of the world in which they live and work, developing subjective meanings of their experiences that are varied and multiple (Creswell and Creswell, 2018). Constructivist researchers rely as much as possible on the participants' views of the situation being studied and inductively develop theory from the data, emphasising social and historical construction of meaning. Since this study aims to understand how professional developers navigate the governance, competency and compliance challenges of AI tool adoption from their own professional perspective, constructivism strongly informs the philosophical orientation of this study.</w:t>
      </w:r>
    </w:p>
    <w:p w14:paraId="50BCD6F8" w14:textId="77777777" w:rsidR="001832E0" w:rsidRPr="00DB74A8" w:rsidRDefault="00000000" w:rsidP="00DB74A8">
      <w:pPr>
        <w:spacing w:line="360" w:lineRule="auto"/>
        <w:jc w:val="both"/>
        <w:rPr>
          <w:color w:val="000000" w:themeColor="text1"/>
        </w:rPr>
      </w:pPr>
      <w:r>
        <w:rPr>
          <w:color w:val="000000" w:themeColor="text1"/>
        </w:rPr>
        <w:t>The transformative worldview holds that research should be linked to political and social action and is power and justice oriented (Creswell and Creswell, 2018). Since this study does not seek to advocate for social or political transformation but rather to understand developer experiences and build a governance framework from them, the transformative worldview is not applicable.</w:t>
      </w:r>
    </w:p>
    <w:p w14:paraId="778FBFFB" w14:textId="77777777" w:rsidR="001832E0" w:rsidRPr="00DB74A8" w:rsidRDefault="00000000" w:rsidP="00DB74A8">
      <w:pPr>
        <w:spacing w:line="360" w:lineRule="auto"/>
        <w:jc w:val="both"/>
        <w:rPr>
          <w:color w:val="000000" w:themeColor="text1"/>
        </w:rPr>
      </w:pPr>
      <w:r>
        <w:rPr>
          <w:color w:val="000000" w:themeColor="text1"/>
        </w:rPr>
        <w:t>Pragmatism arises out of actions, situations and consequences and is most closely associated with mixed methods research designs (Creswell and Creswell, 2018). Since this study does not employ a quantitative strand, pragmatism is not the most appropriate worldview here.</w:t>
      </w:r>
    </w:p>
    <w:p w14:paraId="60C502DB" w14:textId="24BA8162" w:rsidR="001832E0" w:rsidRPr="00DB74A8" w:rsidRDefault="00000000" w:rsidP="00DB74A8">
      <w:pPr>
        <w:spacing w:line="360" w:lineRule="auto"/>
        <w:jc w:val="both"/>
        <w:rPr>
          <w:color w:val="000000" w:themeColor="text1"/>
        </w:rPr>
      </w:pPr>
      <w:r>
        <w:rPr>
          <w:color w:val="000000" w:themeColor="text1"/>
        </w:rPr>
        <w:lastRenderedPageBreak/>
        <w:t>For this study, the interpretivist worldview grounded in constructivism is adopted. The study seeks to understand how professional developers experience, navigate and make sense of the governance and verification challenges introduced by Generative AI tools, which are constructs that are best explored through the rich, contextual accounts that qualitative methods produce. As Creswell and Creswell (2018) establish, this approach sits squarely within the constructivist-interpretivist tradition. Saunders, Lewis and Thornhill (2019) provide complementary support through the Research Onion framework, within which the philosophy layer must be resolved before research design decisions can be made at the layers that follow.</w:t>
      </w:r>
    </w:p>
    <w:p w14:paraId="010B8360"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34" w:name="_y0x399z7sbc6" w:colFirst="0" w:colLast="0"/>
      <w:bookmarkStart w:id="135" w:name="_Toc229153142"/>
      <w:bookmarkEnd w:id="134"/>
      <w:r>
        <w:rPr>
          <w:b/>
          <w:bCs/>
          <w:color w:val="000000" w:themeColor="text1"/>
          <w:sz w:val="22"/>
          <w:szCs w:val="22"/>
        </w:rPr>
        <w:t>3.3.1 Ontology</w:t>
      </w:r>
      <w:bookmarkEnd w:id="135"/>
    </w:p>
    <w:p w14:paraId="31BB97FF" w14:textId="77777777" w:rsidR="001832E0" w:rsidRPr="00DB74A8" w:rsidRDefault="00000000" w:rsidP="00DB74A8">
      <w:pPr>
        <w:spacing w:line="360" w:lineRule="auto"/>
        <w:jc w:val="both"/>
        <w:rPr>
          <w:color w:val="000000" w:themeColor="text1"/>
        </w:rPr>
      </w:pPr>
      <w:r>
        <w:rPr>
          <w:color w:val="000000" w:themeColor="text1"/>
        </w:rPr>
        <w:t>Ontology concerns the nature of reality and what can be said to exist (Saunders, Lewis and Thornhill, 2019). Under interpretivism, the ontological position is one of relativism in that reality is socially constructed, subjective and may differ across individuals (Creswell and Creswell, 2018). In the context of this study, the experience of verification burden, governance friction and competency erosion is not a single measurable phenomenon but a lived reality that differs across developers depending on their seniority, organisational context, tool category and regulatory environment. This study therefore acknowledges multiple constructed realities rather than a single objective truth about AI adoption outcomes.</w:t>
      </w:r>
    </w:p>
    <w:p w14:paraId="04C2EC3B"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36" w:name="_k0ul3i1eibbz" w:colFirst="0" w:colLast="0"/>
      <w:bookmarkStart w:id="137" w:name="_Toc229153143"/>
      <w:bookmarkEnd w:id="136"/>
      <w:r>
        <w:rPr>
          <w:b/>
          <w:bCs/>
          <w:color w:val="000000" w:themeColor="text1"/>
          <w:sz w:val="22"/>
          <w:szCs w:val="22"/>
        </w:rPr>
        <w:t>3.3.2 Epistemology</w:t>
      </w:r>
      <w:bookmarkEnd w:id="137"/>
    </w:p>
    <w:p w14:paraId="44ED4333" w14:textId="77777777" w:rsidR="001832E0" w:rsidRPr="00DB74A8" w:rsidRDefault="00000000" w:rsidP="00DB74A8">
      <w:pPr>
        <w:spacing w:line="360" w:lineRule="auto"/>
        <w:jc w:val="both"/>
        <w:rPr>
          <w:color w:val="000000" w:themeColor="text1"/>
        </w:rPr>
      </w:pPr>
      <w:r>
        <w:rPr>
          <w:color w:val="000000" w:themeColor="text1"/>
        </w:rPr>
        <w:t>Epistemology concerns how knowledge is produced and what justifies a claim to know something (Saunders, Lewis and Thornhill, 2019). Under interpretivism, knowledge is produced through close engagement with participants and their meanings, with the researcher positioned as an interpreter of that meaning rather than a detached observer (Creswell and Creswell, 2018). In this study, knowledge is generated through thematic analysis of semi-structured interview transcripts, producing interpretive accounts of how professional developers in South Africa experience the Productivity-Quality Paradox documented in Chapter 2. This approach enables the researcher to construct a contextually grounded understanding of governance gaps that statistical instruments cannot fully capture.</w:t>
      </w:r>
    </w:p>
    <w:p w14:paraId="5D37E0B7"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38" w:name="_acapuep2kd2g" w:colFirst="0" w:colLast="0"/>
      <w:bookmarkStart w:id="139" w:name="_Toc229153144"/>
      <w:bookmarkEnd w:id="138"/>
      <w:r>
        <w:rPr>
          <w:b/>
          <w:bCs/>
          <w:color w:val="000000" w:themeColor="text1"/>
          <w:sz w:val="22"/>
          <w:szCs w:val="22"/>
        </w:rPr>
        <w:t>3.4 Research Approach</w:t>
      </w:r>
      <w:bookmarkEnd w:id="139"/>
    </w:p>
    <w:p w14:paraId="43B4C544" w14:textId="77777777" w:rsidR="001832E0" w:rsidRPr="00DB74A8" w:rsidRDefault="00000000" w:rsidP="00DB74A8">
      <w:pPr>
        <w:spacing w:line="360" w:lineRule="auto"/>
        <w:jc w:val="both"/>
        <w:rPr>
          <w:color w:val="000000" w:themeColor="text1"/>
        </w:rPr>
      </w:pPr>
      <w:r>
        <w:rPr>
          <w:color w:val="000000" w:themeColor="text1"/>
        </w:rPr>
        <w:t xml:space="preserve">Creswell and Creswell (2018) identify the inductive approach as one in which the researcher collects data first to explore a problem and generates a theory or pattern of meaning from the data. The deductive approach moves in the opposite direction, testing or verifying pre-specified </w:t>
        <w:lastRenderedPageBreak/>
        <w:t>theories through data collection (Creswell and Creswell, 2018). Saunders, Lewis and Thornhill (2019) note that the inductive approach is most appropriate when research aims to understand the context and meaning of a phenomenon rather than confirm predetermined relationships.</w:t>
      </w:r>
    </w:p>
    <w:p w14:paraId="0900940E" w14:textId="4C5E058E" w:rsidR="001832E0" w:rsidRPr="00DB74A8" w:rsidRDefault="00000000" w:rsidP="00DB74A8">
      <w:pPr>
        <w:spacing w:line="360" w:lineRule="auto"/>
        <w:jc w:val="both"/>
        <w:rPr>
          <w:color w:val="000000" w:themeColor="text1"/>
        </w:rPr>
      </w:pPr>
      <w:r>
        <w:rPr>
          <w:color w:val="000000" w:themeColor="text1"/>
        </w:rPr>
        <w:t xml:space="preserve">This study follows an inductive research approach. While Socio-Technical Systems Theory and Cognitive Load Theory reviewed in Chapter 2 sensitise the inquiry, the study does not seek to confirm </w:t>
      </w:r>
      <w:del w:id="9017" w:author="Claude" w:date="2026-05-29T12:00:00Z">
        <w:r>
          <w:rPr>
            <w:color w:val="000000" w:themeColor="text1"/>
          </w:rPr>
          <w:delText>directional hypotheses but to generate</w:delText>
        </w:r>
      </w:del>
      <w:ins w:id="9018" w:author="Claude" w:date="2026-05-29T12:00:00Z">
        <w:r>
          <w:rPr>
            <w:color w:val="000000" w:themeColor="text1"/>
          </w:rPr>
          <w:t>directional propositions but to explore the guiding propositions established in Chapter 2 and generate</w:t>
        </w:r>
      </w:ins>
      <w:r>
        <w:rPr>
          <w:color w:val="000000" w:themeColor="text1"/>
        </w:rPr>
        <w:t xml:space="preserve"> a nuanced understanding of how developers experience AI adoption risks within a regulated context. The inductive approach is consistent with the interpretivist philosophy adopted and allows the governance framework proposed in Chapter 5 to be grounded in the actual practices and perceptions of professional developers rather than imposed from theory alone.</w:t>
      </w:r>
    </w:p>
    <w:p w14:paraId="763C8219"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40" w:name="_8i14tkiuiogv" w:colFirst="0" w:colLast="0"/>
      <w:bookmarkStart w:id="141" w:name="_Toc229153145"/>
      <w:bookmarkEnd w:id="140"/>
      <w:r>
        <w:rPr>
          <w:b/>
          <w:bCs/>
          <w:color w:val="000000" w:themeColor="text1"/>
          <w:sz w:val="22"/>
          <w:szCs w:val="22"/>
        </w:rPr>
        <w:t>3.5 Research Method</w:t>
      </w:r>
      <w:bookmarkEnd w:id="141"/>
    </w:p>
    <w:p w14:paraId="0A57EEF3" w14:textId="77777777" w:rsidR="001832E0" w:rsidRPr="00DB74A8" w:rsidRDefault="00000000" w:rsidP="00DB74A8">
      <w:pPr>
        <w:spacing w:line="360" w:lineRule="auto"/>
        <w:jc w:val="both"/>
        <w:rPr>
          <w:color w:val="000000" w:themeColor="text1"/>
        </w:rPr>
      </w:pPr>
      <w:r>
        <w:rPr>
          <w:color w:val="000000" w:themeColor="text1"/>
        </w:rPr>
        <w:t>Creswell and Creswell (2018) identify three methodological options available to researchers, namely quantitative approaches, qualitative approaches and mixed methods.</w:t>
      </w:r>
    </w:p>
    <w:p w14:paraId="6A76891C" w14:textId="77777777" w:rsidR="001832E0" w:rsidRPr="00DB74A8" w:rsidRDefault="00000000" w:rsidP="00DB74A8">
      <w:pPr>
        <w:spacing w:line="360" w:lineRule="auto"/>
        <w:jc w:val="both"/>
        <w:rPr>
          <w:color w:val="000000" w:themeColor="text1"/>
        </w:rPr>
      </w:pPr>
      <w:r>
        <w:rPr>
          <w:color w:val="000000" w:themeColor="text1"/>
        </w:rPr>
        <w:t>Quantitative research employs strategies such as surveys and experiments and collects data on instruments to produce numeric or statistical data (Creswell and Creswell, 2018). Since the present study aims to understand the lived experiences and contextual meanings of AI adoption rather than test pre-specified relationships between measured variables, quantitative methods are not appropriate as the primary approach.</w:t>
      </w:r>
    </w:p>
    <w:p w14:paraId="6076F726" w14:textId="77777777" w:rsidR="001832E0" w:rsidRPr="00DB74A8" w:rsidRDefault="00000000" w:rsidP="00DB74A8">
      <w:pPr>
        <w:spacing w:line="360" w:lineRule="auto"/>
        <w:jc w:val="both"/>
        <w:rPr>
          <w:color w:val="000000" w:themeColor="text1"/>
        </w:rPr>
      </w:pPr>
      <w:r>
        <w:rPr>
          <w:color w:val="000000" w:themeColor="text1"/>
        </w:rPr>
        <w:t>Mixed methods research involves collecting both quantitative and qualitative data and integrating the two forms (Creswell and Creswell, 2018). Since the research questions are framed around understanding developer experiences rather than establishing statistical prevalence, mixed methods would introduce complexity without improving the depth and richness this study requires.</w:t>
      </w:r>
    </w:p>
    <w:p w14:paraId="4EF44FEF" w14:textId="77777777" w:rsidR="001832E0" w:rsidRPr="00DB74A8" w:rsidRDefault="00000000" w:rsidP="00DB74A8">
      <w:pPr>
        <w:spacing w:line="360" w:lineRule="auto"/>
        <w:jc w:val="both"/>
        <w:rPr>
          <w:color w:val="000000" w:themeColor="text1"/>
        </w:rPr>
      </w:pPr>
      <w:r>
        <w:rPr>
          <w:color w:val="000000" w:themeColor="text1"/>
        </w:rPr>
        <w:t>Qualitative research, as Creswell and Creswell (2018) explain, is a means for exploring and understanding the meaning individuals or groups ascribe to a social or human problem, involving emerging questions and procedures, data collected in participants' settings and data analysed inductively. A qualitative approach is therefore adopted. The study seeks to understand how professional developers in South Africa navigate the risks of AI-generated code, make verification decisions under cognitive and regulatory pressure and experience governance gaps in their organisations, which are questions of meaning and context best addressed through rich, open-ended participant accounts rather than numerical aggregation.</w:t>
      </w:r>
    </w:p>
    <w:p w14:paraId="0DAB6995"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42" w:name="_uphshcximtj5" w:colFirst="0" w:colLast="0"/>
      <w:bookmarkStart w:id="143" w:name="_Toc229153146"/>
      <w:bookmarkEnd w:id="142"/>
      <w:r>
        <w:rPr>
          <w:b/>
          <w:bCs/>
          <w:color w:val="000000" w:themeColor="text1"/>
          <w:sz w:val="22"/>
          <w:szCs w:val="22"/>
        </w:rPr>
        <w:t>3.6 Target Population</w:t>
      </w:r>
      <w:bookmarkEnd w:id="143"/>
    </w:p>
    <w:p w14:paraId="03FE1FDF" w14:textId="77777777" w:rsidR="001832E0" w:rsidRPr="00DB74A8" w:rsidRDefault="00000000" w:rsidP="00DB74A8">
      <w:pPr>
        <w:spacing w:line="360" w:lineRule="auto"/>
        <w:jc w:val="both"/>
        <w:rPr>
          <w:color w:val="000000" w:themeColor="text1"/>
        </w:rPr>
      </w:pPr>
      <w:r>
        <w:rPr>
          <w:color w:val="000000" w:themeColor="text1"/>
        </w:rPr>
        <w:lastRenderedPageBreak/>
        <w:t>Creswell and Creswell (2018) describe the population as a group of individuals that possess one characteristic that distinguishes them from other groups. The target population for this study comprises professional software developers, full-stack engineers and DevOps practitioners currently employed in South Africa who actively use at least one Generative AI tool in their coding work.</w:t>
      </w:r>
    </w:p>
    <w:p w14:paraId="47195DF7" w14:textId="77777777" w:rsidR="001832E0" w:rsidRPr="00DB74A8" w:rsidRDefault="00000000" w:rsidP="00DB74A8">
      <w:pPr>
        <w:spacing w:line="360" w:lineRule="auto"/>
        <w:jc w:val="both"/>
        <w:rPr>
          <w:color w:val="000000" w:themeColor="text1"/>
        </w:rPr>
      </w:pPr>
      <w:r>
        <w:rPr>
          <w:color w:val="000000" w:themeColor="text1"/>
        </w:rPr>
        <w:t>South Africa is selected as a theoretically meaningful context for three interconnected reasons. First, it is governed by the Protection of Personal Information Act (POPIA), which imposes data sovereignty obligations that directly affect the use of cloud-hosted AI tools in software development as established in Chapter 2. Second, it is characterised by a documented and intensifying ICT skills shortage. The 2025 Xpatweb Critical Skills Survey found that 84% of large corporations experience challenges sourcing highly skilled technical talent, with ICT specialist shortages rising from 10% of surveyed companies in 2023 to 22% in 2025 (Xpatweb, 2025). Third, cloud-hosted AI tools generate data sovereignty risks that are distinct from those facing developers in other jurisdictions, creating a governance friction dynamic this study is specifically designed to explore.</w:t>
      </w:r>
    </w:p>
    <w:p w14:paraId="3336B029" w14:textId="77777777" w:rsidR="001832E0" w:rsidRPr="00DB74A8" w:rsidRDefault="00000000" w:rsidP="00DB74A8">
      <w:pPr>
        <w:spacing w:line="360" w:lineRule="auto"/>
        <w:jc w:val="both"/>
        <w:rPr>
          <w:color w:val="000000" w:themeColor="text1"/>
        </w:rPr>
      </w:pPr>
      <w:r>
        <w:rPr>
          <w:color w:val="000000" w:themeColor="text1"/>
        </w:rPr>
        <w:t>Inclusion criteria require that participants must be currently employed in a role involving code authorship or code review, must have used at least one GenAI-SE tool for coding tasks within the six months preceding the interviews and must be at least 18 years of age.</w:t>
      </w:r>
    </w:p>
    <w:p w14:paraId="5410F028" w14:textId="77777777" w:rsidR="001832E0" w:rsidRPr="00DB74A8" w:rsidRDefault="00000000" w:rsidP="00DB74A8">
      <w:pPr>
        <w:spacing w:line="360" w:lineRule="auto"/>
        <w:jc w:val="both"/>
        <w:rPr>
          <w:color w:val="000000" w:themeColor="text1"/>
        </w:rPr>
      </w:pPr>
      <w:r>
        <w:rPr>
          <w:color w:val="000000" w:themeColor="text1"/>
        </w:rPr>
        <w:t>Exclusion criteria require that students not currently in professional employment, non-technical IT staff and professionals who use AI exclusively for documentation or project management are excluded. These exclusions ensure the sample reflects the professional engineering population this study makes claims about.</w:t>
      </w:r>
    </w:p>
    <w:p w14:paraId="28DA1183"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44" w:name="_qck50kq1yw4j" w:colFirst="0" w:colLast="0"/>
      <w:bookmarkStart w:id="145" w:name="_Toc229153147"/>
      <w:bookmarkEnd w:id="144"/>
      <w:r>
        <w:rPr>
          <w:b/>
          <w:bCs/>
          <w:color w:val="000000" w:themeColor="text1"/>
          <w:sz w:val="22"/>
          <w:szCs w:val="22"/>
        </w:rPr>
        <w:t>3.7 Sampling Technique</w:t>
      </w:r>
      <w:bookmarkEnd w:id="145"/>
    </w:p>
    <w:p w14:paraId="50DEA668" w14:textId="77777777" w:rsidR="001832E0" w:rsidRPr="00DB74A8" w:rsidRDefault="00000000" w:rsidP="00DB74A8">
      <w:pPr>
        <w:spacing w:line="360" w:lineRule="auto"/>
        <w:jc w:val="both"/>
        <w:rPr>
          <w:color w:val="000000" w:themeColor="text1"/>
        </w:rPr>
      </w:pPr>
      <w:r>
        <w:rPr>
          <w:color w:val="000000" w:themeColor="text1"/>
        </w:rPr>
        <w:t>In qualitative research, the goal of sampling is not statistical representativeness but the selection of participants who can provide rich, relevant and information-dense accounts of the phenomenon under study (Bryman, 2016). Saunders, Lewis and Thornhill (2019) acknowledge that purposive sampling is the most appropriate strategy in qualitative studies where participants must possess specific, verifiable characteristics relevant to the research question.</w:t>
      </w:r>
    </w:p>
    <w:p w14:paraId="08A2B921" w14:textId="77777777" w:rsidR="001832E0" w:rsidRPr="00DB74A8" w:rsidRDefault="00000000" w:rsidP="00DB74A8">
      <w:pPr>
        <w:spacing w:line="360" w:lineRule="auto"/>
        <w:jc w:val="both"/>
        <w:rPr>
          <w:color w:val="000000" w:themeColor="text1"/>
        </w:rPr>
      </w:pPr>
      <w:r>
        <w:rPr>
          <w:color w:val="000000" w:themeColor="text1"/>
        </w:rPr>
        <w:t xml:space="preserve">Because no complete sampling frame of all South African professional developers using AI tools exists, the study employs non-probability purposive sampling. Bryman (2016) defines purposive sampling as a nonprobability technique in which the researcher deliberately selects participants because they possess characteristics necessary and relevant to the research question. Each inclusion criterion established in Section 3.6 directly operationalises one of those characteristics, </w:t>
        <w:lastRenderedPageBreak/>
        <w:t>namely professional employment status, current AI tool use and code authorship or review responsibility. Recruited participants are invited to refer qualifying colleagues within their professional networks, enabling snowball sampling to extend reach beyond the researcher's direct connections. Saunders, Lewis and Thornhill (2019) identify snowball sampling as an appropriate extension of purposive sampling when access to target populations is limited by the absence of a sampling frame.</w:t>
      </w:r>
    </w:p>
    <w:p w14:paraId="65A4D631" w14:textId="77777777" w:rsidR="001832E0" w:rsidRPr="00DB74A8" w:rsidRDefault="00000000" w:rsidP="00DB74A8">
      <w:pPr>
        <w:spacing w:line="360" w:lineRule="auto"/>
        <w:jc w:val="both"/>
        <w:rPr>
          <w:color w:val="000000" w:themeColor="text1"/>
        </w:rPr>
      </w:pPr>
      <w:r>
        <w:rPr>
          <w:color w:val="000000" w:themeColor="text1"/>
        </w:rPr>
        <w:t>Sample size in qualitative research is determined not by statistical power calculation but by theoretical saturation, which is the point at which additional interviews stop generating new codes or themes (Patton, 2002). The final number of participants in this study is therefore not predetermined. Data collection will continue until saturation is reached. The adequacy of the sample will be assessed continuously as data collection and analysis proceed simultaneously, as is standard practice in qualitative research (Patton, 2002).</w:t>
      </w:r>
    </w:p>
    <w:p w14:paraId="7FBA0045"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46" w:name="_v9enea8v7eel" w:colFirst="0" w:colLast="0"/>
      <w:bookmarkStart w:id="147" w:name="_Toc229153148"/>
      <w:bookmarkEnd w:id="146"/>
      <w:r>
        <w:rPr>
          <w:b/>
          <w:bCs/>
          <w:color w:val="000000" w:themeColor="text1"/>
          <w:sz w:val="22"/>
          <w:szCs w:val="22"/>
        </w:rPr>
        <w:t>3.8 Data Collection Method</w:t>
      </w:r>
      <w:bookmarkEnd w:id="147"/>
    </w:p>
    <w:p w14:paraId="1DA95B8B" w14:textId="77777777" w:rsidR="001832E0" w:rsidRPr="00DB74A8" w:rsidRDefault="00000000" w:rsidP="00DB74A8">
      <w:pPr>
        <w:spacing w:line="360" w:lineRule="auto"/>
        <w:jc w:val="both"/>
        <w:rPr>
          <w:color w:val="000000" w:themeColor="text1"/>
        </w:rPr>
      </w:pPr>
      <w:r>
        <w:rPr>
          <w:color w:val="000000" w:themeColor="text1"/>
        </w:rPr>
        <w:t>Creswell and Creswell (2018) describe the interview as the most widely used qualitative data collection instrument, providing direct access to participants' experiences, perceptions and reasoning. Data will be collected through individual semi-structured interviews conducted via video conferencing platforms confirmed to meet POPIA compliance requirements prior to deployment. The platform will be selected in consultation with the University of Venda Research Ethics Committee to ensure that data storage, access controls and any cross-border transfers comply with POPIA's requirements, including Section 72(1)(b) where applicable.</w:t>
      </w:r>
    </w:p>
    <w:p w14:paraId="05299C5F" w14:textId="77777777" w:rsidR="001832E0" w:rsidRPr="00DB74A8" w:rsidRDefault="00000000" w:rsidP="00DB74A8">
      <w:pPr>
        <w:spacing w:line="360" w:lineRule="auto"/>
        <w:jc w:val="both"/>
        <w:rPr>
          <w:color w:val="000000" w:themeColor="text1"/>
        </w:rPr>
      </w:pPr>
      <w:r>
        <w:rPr>
          <w:color w:val="000000" w:themeColor="text1"/>
        </w:rPr>
        <w:t xml:space="preserve">Semi-structured interviews are selected over fully structured or unstructured alternatives because they provide a flexible interview protocol that guides the conversation while allowing participants to elaborate on unexpected but relevant dimensions of their experience (Creswell and Creswell, 2018). Each interview is estimated to last between </w:t>
      </w:r>
      <w:del w:id="9200" w:author="Claude" w:date="2026-05-29T12:00:00Z">
        <w:r>
          <w:rPr>
            <w:color w:val="000000" w:themeColor="text1"/>
          </w:rPr>
          <w:delText>45 and 60</w:delText>
        </w:r>
      </w:del>
      <w:ins w:id="9201" w:author="Claude" w:date="2026-05-29T12:00:00Z">
        <w:r>
          <w:rPr>
            <w:color w:val="FF0000"/>
          </w:rPr>
          <w:t>25 and 30</w:t>
        </w:r>
      </w:ins>
      <w:r>
        <w:rPr>
          <w:color w:val="000000" w:themeColor="text1"/>
        </w:rPr>
        <w:t xml:space="preserve"> minutes and will be audio-recorded with participant consent before being transcribed verbatim for analysis.</w:t>
      </w:r>
    </w:p>
    <w:p w14:paraId="286096D2" w14:textId="77777777" w:rsidR="001832E0" w:rsidRPr="00DB74A8" w:rsidRDefault="00000000" w:rsidP="00DB74A8">
      <w:pPr>
        <w:spacing w:line="360" w:lineRule="auto"/>
        <w:jc w:val="both"/>
        <w:rPr>
          <w:color w:val="000000" w:themeColor="text1"/>
        </w:rPr>
      </w:pPr>
      <w:r>
        <w:rPr>
          <w:color w:val="000000" w:themeColor="text1"/>
        </w:rPr>
        <w:t>The interview protocol is organised around the three pillars of the conceptual framework established in Chapter 2 and the four research questions.</w:t>
      </w:r>
    </w:p>
    <w:p w14:paraId="1C86B382" w14:textId="77777777" w:rsidR="001832E0" w:rsidRPr="00DB74A8" w:rsidRDefault="00000000" w:rsidP="00DB74A8">
      <w:pPr>
        <w:spacing w:line="360" w:lineRule="auto"/>
        <w:jc w:val="both"/>
        <w:rPr>
          <w:color w:val="000000" w:themeColor="text1"/>
        </w:rPr>
      </w:pPr>
      <w:r>
        <w:rPr>
          <w:color w:val="000000" w:themeColor="text1"/>
        </w:rPr>
        <w:t>Pillar 1 addresses Code Quality. Questions under this pillar explore participants' perceptions of AI-generated code quality, their experiences of security vulnerabilities in AI outputs and how they assess code correctness in practice.</w:t>
      </w:r>
    </w:p>
    <w:p w14:paraId="76A1450F" w14:textId="77777777" w:rsidR="001832E0" w:rsidRPr="00DB74A8" w:rsidRDefault="00000000" w:rsidP="00DB74A8">
      <w:pPr>
        <w:spacing w:line="360" w:lineRule="auto"/>
        <w:jc w:val="both"/>
        <w:rPr>
          <w:color w:val="000000" w:themeColor="text1"/>
        </w:rPr>
      </w:pPr>
      <w:r>
        <w:rPr>
          <w:color w:val="000000" w:themeColor="text1"/>
        </w:rPr>
        <w:t>Pillar 2 addresses Developer Competency. Questions under this pillar explore how AI adoption has affected participants' technical skills, their confidence in verifying AI-generated outputs and their experience of automation bias in code review contexts.</w:t>
      </w:r>
    </w:p>
    <w:p w14:paraId="23E3518D" w14:textId="77777777" w:rsidR="001832E0" w:rsidRPr="00DB74A8" w:rsidRDefault="00000000" w:rsidP="00DB74A8">
      <w:pPr>
        <w:spacing w:line="360" w:lineRule="auto"/>
        <w:jc w:val="both"/>
        <w:rPr>
          <w:color w:val="000000" w:themeColor="text1"/>
        </w:rPr>
      </w:pPr>
      <w:r>
        <w:rPr>
          <w:color w:val="000000" w:themeColor="text1"/>
        </w:rPr>
        <w:lastRenderedPageBreak/>
        <w:t>Pillar 3 addresses Process Compliance. Questions under this pillar explore participants' verification practices, organisational governance policies governing AI tool use, experiences of unsanctioned tool adoption and how POPIA obligations influence their tool selection and usage behaviour.</w:t>
      </w:r>
    </w:p>
    <w:p w14:paraId="62BC66DC" w14:textId="77777777" w:rsidR="001832E0" w:rsidRPr="00DB74A8" w:rsidRDefault="00000000" w:rsidP="00DB74A8">
      <w:pPr>
        <w:spacing w:line="360" w:lineRule="auto"/>
        <w:jc w:val="both"/>
        <w:rPr>
          <w:color w:val="000000" w:themeColor="text1"/>
        </w:rPr>
      </w:pPr>
      <w:r>
        <w:rPr>
          <w:color w:val="000000" w:themeColor="text1"/>
        </w:rPr>
        <w:t>The interview protocol will be pilot tested with three professional developers prior to full deployment to confirm that questions are clearly worded, appropriately sequenced and capable of generating rich responses relevant to the research questions. Creswell and Creswell (2018) recommend pilot testing the instrument to identify ambiguous items and assess whether the protocol achieves its intended scope before full data collection commences.</w:t>
      </w:r>
    </w:p>
    <w:p w14:paraId="70C3018D"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48" w:name="_bc6rr6xwnlkk" w:colFirst="0" w:colLast="0"/>
      <w:bookmarkStart w:id="149" w:name="_Toc229153149"/>
      <w:bookmarkEnd w:id="148"/>
      <w:r>
        <w:rPr>
          <w:b/>
          <w:bCs/>
          <w:color w:val="000000" w:themeColor="text1"/>
          <w:sz w:val="22"/>
          <w:szCs w:val="22"/>
        </w:rPr>
        <w:t>3.9 Data Analysis</w:t>
      </w:r>
      <w:bookmarkEnd w:id="149"/>
    </w:p>
    <w:p w14:paraId="041F7331" w14:textId="77777777" w:rsidR="001832E0" w:rsidRPr="00DB74A8" w:rsidRDefault="00000000" w:rsidP="00DB74A8">
      <w:pPr>
        <w:spacing w:line="360" w:lineRule="auto"/>
        <w:jc w:val="both"/>
        <w:rPr>
          <w:color w:val="000000" w:themeColor="text1"/>
        </w:rPr>
      </w:pPr>
      <w:r>
        <w:rPr>
          <w:color w:val="000000" w:themeColor="text1"/>
        </w:rPr>
        <w:t>Interview recordings will be transcribed verbatim and analysed using Braun and Clarke's (2006) six-phase reflexive thematic analysis framework, supported by NVivo qualitative data management software for systematic coding and theme development. Braun and Clarke (2006) define thematic analysis as a method for identifying, analysing and reporting patterns of meaning within qualitative data. It is selected for this study because it is theoretically flexible, applicable across interpretivist frameworks and well-suited to producing a structured yet contextually rich account of developer experiences across the three pillars of the conceptual framework. Creswell and Creswell (2018) confirm thematic analysis as appropriate when the aim is to generate interpretive categories grounded in participant accounts rather than test pre-specified constructs.</w:t>
      </w:r>
    </w:p>
    <w:p w14:paraId="4592C0BE" w14:textId="7FBCB37E" w:rsidR="001832E0" w:rsidRPr="00DB74A8" w:rsidRDefault="00000000" w:rsidP="00DB74A8">
      <w:pPr>
        <w:spacing w:line="360" w:lineRule="auto"/>
        <w:jc w:val="both"/>
        <w:rPr>
          <w:color w:val="000000" w:themeColor="text1"/>
        </w:rPr>
      </w:pPr>
      <w:r>
        <w:rPr>
          <w:color w:val="000000" w:themeColor="text1"/>
        </w:rPr>
        <w:t>Analysis proceeds through six phases, as established by Braun and Clarke (2006). In Phase 1, all transcripts are read and re-read to develop deep familiarity with the data and to note initial observations before formal coding begins. In Phase 2, relevant segments of text are systematically coded across all transcripts using NVivo, producing an initial set of descriptive codes that capture meaningful units of participant experience. In Phase 3, initial codes are grouped into candidate themes by identifying patterns of shared meaning that cut across multiple participant accounts and relate to the research questions. In Phase 4, candidate themes are reviewed against the full dataset to confirm that they accurately represent the coded data and that the thematic structure is coherent and distinct. In Phase 5, final themes are defined and named with precision, capturing the analytical story each theme tells in relation to the research questions and the Three-Pillar Framework. In Phase 6, themes are presented with supporting extracts from participant accounts, interpreted in relation to the theoretical frameworks established in Chapter 2 and the governance framework developed in Chapter 5.</w:t>
      </w:r>
    </w:p>
    <w:p w14:paraId="29F91DBB" w14:textId="77777777" w:rsidR="001832E0" w:rsidRPr="00DB74A8" w:rsidRDefault="00000000" w:rsidP="00DB74A8">
      <w:pPr>
        <w:spacing w:line="360" w:lineRule="auto"/>
        <w:jc w:val="both"/>
        <w:rPr>
          <w:color w:val="000000" w:themeColor="text1"/>
        </w:rPr>
      </w:pPr>
      <w:r>
        <w:rPr>
          <w:color w:val="000000" w:themeColor="text1"/>
        </w:rPr>
        <w:lastRenderedPageBreak/>
        <w:t xml:space="preserve">To strengthen dependability, the researcher </w:t>
      </w:r>
      <w:del w:id="9019" w:author="Claude" w:date="2026-05-29T12:00:00Z">
        <w:r>
          <w:rPr>
            <w:color w:val="000000" w:themeColor="text1"/>
          </w:rPr>
          <w:delText>also employed</w:delText>
        </w:r>
      </w:del>
      <w:ins w:id="9020" w:author="Claude" w:date="2026-05-29T12:00:00Z">
        <w:r>
          <w:rPr>
            <w:color w:val="000000" w:themeColor="text1"/>
          </w:rPr>
          <w:t>will also employ</w:t>
        </w:r>
      </w:ins>
      <w:r>
        <w:rPr>
          <w:color w:val="000000" w:themeColor="text1"/>
        </w:rPr>
        <w:t xml:space="preserve"> a code-recode strategy (Anney, 2014). </w:t>
      </w:r>
      <w:del w:id="9021" w:author="Claude" w:date="2026-05-29T12:00:00Z">
        <w:r>
          <w:rPr>
            <w:color w:val="000000" w:themeColor="text1"/>
          </w:rPr>
          <w:delText>This involved coding</w:delText>
        </w:r>
      </w:del>
      <w:ins w:id="9022" w:author="Claude" w:date="2026-05-29T12:00:00Z">
        <w:r>
          <w:rPr>
            <w:color w:val="000000" w:themeColor="text1"/>
          </w:rPr>
          <w:t>This involves coding</w:t>
        </w:r>
      </w:ins>
      <w:r>
        <w:rPr>
          <w:color w:val="000000" w:themeColor="text1"/>
        </w:rPr>
        <w:t xml:space="preserve"> the same transcript data twice, with a gap of one week between each coding session, to assess the consistency of the coding decisions. Any discrepancies identified </w:t>
      </w:r>
      <w:del w:id="9023" w:author="Claude" w:date="2026-05-29T12:00:00Z">
        <w:r>
          <w:rPr>
            <w:color w:val="000000" w:themeColor="text1"/>
          </w:rPr>
          <w:delText>were reviewed and resolved</w:delText>
        </w:r>
      </w:del>
      <w:ins w:id="9024" w:author="Claude" w:date="2026-05-29T12:00:00Z">
        <w:r>
          <w:rPr>
            <w:color w:val="000000" w:themeColor="text1"/>
          </w:rPr>
          <w:t>will be reviewed and resolved</w:t>
        </w:r>
      </w:ins>
      <w:r>
        <w:rPr>
          <w:color w:val="000000" w:themeColor="text1"/>
        </w:rPr>
        <w:t xml:space="preserve"> through close re-reading of the raw data.</w:t>
      </w:r>
    </w:p>
    <w:p w14:paraId="0A0B0391" w14:textId="77777777" w:rsidR="001832E0" w:rsidRPr="00DB74A8" w:rsidRDefault="00000000" w:rsidP="00DB74A8">
      <w:pPr>
        <w:pStyle w:val="Heading3"/>
        <w:keepNext w:val="0"/>
        <w:keepLines w:val="0"/>
        <w:spacing w:before="280" w:line="360" w:lineRule="auto"/>
        <w:jc w:val="both"/>
        <w:rPr>
          <w:ins w:id="9093" w:author="Claude" w:date="2026-05-29T12:00:00Z"/>
          <w:b/>
          <w:bCs/>
          <w:color w:val="000000" w:themeColor="text1"/>
          <w:sz w:val="22"/>
          <w:szCs w:val="22"/>
        </w:rPr>
      </w:pPr>
      <w:ins w:id="9094" w:author="Claude" w:date="2026-05-29T12:00:00Z">
        <w:r>
          <w:rPr>
            <w:b/>
            <w:bCs/>
            <w:color w:val="000000" w:themeColor="text1"/>
            <w:sz w:val="22"/>
            <w:szCs w:val="22"/>
          </w:rPr>
          <w:t>3.9.1 Development of the Governance Framework</w:t>
        </w:r>
      </w:ins>
    </w:p>
    <w:p w14:paraId="0A0B0392" w14:textId="77777777" w:rsidR="001832E0" w:rsidRPr="00DB74A8" w:rsidRDefault="00000000" w:rsidP="00DB74A8">
      <w:pPr>
        <w:spacing w:before="240" w:after="240" w:line="360" w:lineRule="auto"/>
        <w:jc w:val="both"/>
        <w:rPr>
          <w:ins w:id="9095" w:author="Claude" w:date="2026-05-29T12:00:00Z"/>
          <w:color w:val="000000" w:themeColor="text1"/>
        </w:rPr>
      </w:pPr>
      <w:ins w:id="9096" w:author="Claude" w:date="2026-05-29T12:00:00Z">
        <w:r>
          <w:rPr>
            <w:color w:val="000000" w:themeColor="text1"/>
          </w:rPr>
          <w:t xml:space="preserve">The governance framework presented in Chapter 5 will be developed through a structured, theory-informed synthesis rather than read directly from the coded data alone. Following the reflexive thematic analysis described above, the themes generated under each pillar of the Three-Pillar Framework will be mapped abductively onto the constructs of Socio-Technical Systems Theory and Cognitive Load Theory, allowing empirical patterns to be interpreted in dialogue with the theoretical framework rather than in isolation from it. Each mapped theme will then be translated into a corresponding governance recommendation, with recommendations organised into risk tiers that reflect the severity and likelihood of the verification, competency and compliance risks identified in the data. To strengthen the credibility of this translation, the draft framework will be subjected to member checking, in which a subset of participants will be invited to review whether the recommendations accurately reflect their reported experiences. This procedure ensures that the framework remains grounded in participant accounts while staying theoretically coherent and practically actionable within the South African regulatory context.</w:t>
        </w:r>
      </w:ins>
    </w:p>
    <w:p w14:paraId="54F64734"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50" w:name="_676ueq27j0ww" w:colFirst="0" w:colLast="0"/>
      <w:bookmarkStart w:id="151" w:name="_Toc229153150"/>
      <w:bookmarkEnd w:id="150"/>
      <w:r>
        <w:rPr>
          <w:b/>
          <w:bCs/>
          <w:color w:val="000000" w:themeColor="text1"/>
          <w:sz w:val="22"/>
          <w:szCs w:val="22"/>
        </w:rPr>
        <w:t>3.10 Trustworthiness</w:t>
      </w:r>
      <w:bookmarkEnd w:id="151"/>
    </w:p>
    <w:p w14:paraId="07167F8B" w14:textId="77777777" w:rsidR="001832E0" w:rsidRPr="00DB74A8" w:rsidRDefault="00000000" w:rsidP="00DB74A8">
      <w:pPr>
        <w:spacing w:line="360" w:lineRule="auto"/>
        <w:jc w:val="both"/>
        <w:rPr>
          <w:color w:val="000000" w:themeColor="text1"/>
        </w:rPr>
      </w:pPr>
      <w:r>
        <w:rPr>
          <w:color w:val="000000" w:themeColor="text1"/>
        </w:rPr>
        <w:t>In qualitative research, the criteria of validity and reliability applicable to quantitative designs are replaced by the concept of trustworthiness, comprising four dimensions, namely credibility, transferability, dependability and confirmability (Lincoln and Guba, 1985). Creswell and Creswell (2018) confirm that trustworthiness is the appropriate evaluative framework for qualitative inquiry, providing a parallel set of quality criteria grounded in the interpretivist epistemology the study adopts.</w:t>
      </w:r>
    </w:p>
    <w:p w14:paraId="0527AF52"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52" w:name="_pp7a57c1ogcv" w:colFirst="0" w:colLast="0"/>
      <w:bookmarkStart w:id="153" w:name="_Toc229153151"/>
      <w:bookmarkEnd w:id="152"/>
      <w:r>
        <w:rPr>
          <w:b/>
          <w:bCs/>
          <w:color w:val="000000" w:themeColor="text1"/>
          <w:sz w:val="22"/>
          <w:szCs w:val="22"/>
        </w:rPr>
        <w:t>3.10.1 Credibility</w:t>
      </w:r>
      <w:bookmarkEnd w:id="153"/>
    </w:p>
    <w:p w14:paraId="5E7D9CA0" w14:textId="77777777" w:rsidR="001832E0" w:rsidRPr="00DB74A8" w:rsidRDefault="00000000" w:rsidP="00DB74A8">
      <w:pPr>
        <w:spacing w:line="360" w:lineRule="auto"/>
        <w:jc w:val="both"/>
        <w:rPr>
          <w:color w:val="000000" w:themeColor="text1"/>
        </w:rPr>
      </w:pPr>
      <w:r>
        <w:rPr>
          <w:color w:val="000000" w:themeColor="text1"/>
        </w:rPr>
        <w:t>Credibility refers to the accuracy with which the study represents the experiences of participants (Lincoln and Guba, 1985). Credibility is established through member checking, in which key themes and interpretations are shared with a sample of participants after analysis to confirm that findings accurately reflect their intended meanings (Creswell and Creswell, 2018). Prolonged engagement with the data through multiple readings and iterative coding further supports credibility.</w:t>
      </w:r>
    </w:p>
    <w:p w14:paraId="13EE9D0A"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54" w:name="_f067z6gwifpp" w:colFirst="0" w:colLast="0"/>
      <w:bookmarkStart w:id="155" w:name="_Toc229153152"/>
      <w:bookmarkEnd w:id="154"/>
      <w:r>
        <w:rPr>
          <w:b/>
          <w:bCs/>
          <w:color w:val="000000" w:themeColor="text1"/>
          <w:sz w:val="22"/>
          <w:szCs w:val="22"/>
        </w:rPr>
        <w:t>3.10.2 Transferability</w:t>
      </w:r>
      <w:bookmarkEnd w:id="155"/>
    </w:p>
    <w:p w14:paraId="440B4639" w14:textId="77777777" w:rsidR="001832E0" w:rsidRPr="00DB74A8" w:rsidRDefault="00000000" w:rsidP="00DB74A8">
      <w:pPr>
        <w:spacing w:line="360" w:lineRule="auto"/>
        <w:jc w:val="both"/>
        <w:rPr>
          <w:color w:val="000000" w:themeColor="text1"/>
        </w:rPr>
      </w:pPr>
      <w:r>
        <w:rPr>
          <w:color w:val="000000" w:themeColor="text1"/>
        </w:rPr>
        <w:t>Transferability refers to the extent to which findings can inform similar contexts beyond the study (Lincoln and Guba, 1985). Rather than claiming statistical generalisability, this study provides thick description of the South African developer context, the regulatory environment and participant characteristics, enabling readers to assess whether findings are relevant to comparable regulated software engineering environments (Leavy, 2023).</w:t>
      </w:r>
    </w:p>
    <w:p w14:paraId="7F91DE62"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56" w:name="_fhchp8i2qp3" w:colFirst="0" w:colLast="0"/>
      <w:bookmarkStart w:id="157" w:name="_Toc229153153"/>
      <w:bookmarkEnd w:id="156"/>
      <w:r>
        <w:rPr>
          <w:b/>
          <w:bCs/>
          <w:color w:val="000000" w:themeColor="text1"/>
          <w:sz w:val="22"/>
          <w:szCs w:val="22"/>
        </w:rPr>
        <w:t>3.10.3 Dependability</w:t>
      </w:r>
      <w:bookmarkEnd w:id="157"/>
    </w:p>
    <w:p w14:paraId="1A0D421A" w14:textId="77777777" w:rsidR="001832E0" w:rsidRPr="00DB74A8" w:rsidRDefault="00000000" w:rsidP="00DB74A8">
      <w:pPr>
        <w:spacing w:line="360" w:lineRule="auto"/>
        <w:jc w:val="both"/>
        <w:rPr>
          <w:color w:val="000000" w:themeColor="text1"/>
        </w:rPr>
      </w:pPr>
      <w:r>
        <w:rPr>
          <w:color w:val="000000" w:themeColor="text1"/>
        </w:rPr>
        <w:t>Dependability refers to the stability and consistency of the research process (Lincoln and Guba, 1985). An audit trail is maintained throughout, documenting all methodological decisions, coding revisions and analytical choices from raw data through to final themes, enabling external reviewers to trace the analytical path (Creswell and Creswell, 2018).</w:t>
      </w:r>
    </w:p>
    <w:p w14:paraId="09AD9386"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58" w:name="_mey7dv1zrhto" w:colFirst="0" w:colLast="0"/>
      <w:bookmarkStart w:id="159" w:name="_Toc229153154"/>
      <w:bookmarkEnd w:id="158"/>
      <w:r>
        <w:rPr>
          <w:b/>
          <w:bCs/>
          <w:color w:val="000000" w:themeColor="text1"/>
          <w:sz w:val="22"/>
          <w:szCs w:val="22"/>
        </w:rPr>
        <w:lastRenderedPageBreak/>
        <w:t>3.10.4 Confirmability</w:t>
      </w:r>
      <w:bookmarkEnd w:id="159"/>
    </w:p>
    <w:p w14:paraId="6301385F" w14:textId="77777777" w:rsidR="001832E0" w:rsidRPr="00DB74A8" w:rsidRDefault="00000000" w:rsidP="00DB74A8">
      <w:pPr>
        <w:spacing w:line="360" w:lineRule="auto"/>
        <w:jc w:val="both"/>
        <w:rPr>
          <w:color w:val="000000" w:themeColor="text1"/>
        </w:rPr>
      </w:pPr>
      <w:r>
        <w:rPr>
          <w:color w:val="000000" w:themeColor="text1"/>
        </w:rPr>
        <w:t>Confirmability refers to the degree to which findings are grounded in the data rather than the researcher's biases (Lincoln and Guba, 1985). Reflexivity is practised throughout, with the researcher maintaining a reflexive journal documenting assumptions, reactions and interpretive decisions during data collection and analysis (Bryman, 2016).</w:t>
      </w:r>
    </w:p>
    <w:p w14:paraId="40DC734C"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60" w:name="_rxv5w55rve41" w:colFirst="0" w:colLast="0"/>
      <w:bookmarkStart w:id="161" w:name="_Toc229153155"/>
      <w:bookmarkEnd w:id="160"/>
      <w:r>
        <w:rPr>
          <w:b/>
          <w:bCs/>
          <w:color w:val="000000" w:themeColor="text1"/>
          <w:sz w:val="22"/>
          <w:szCs w:val="22"/>
        </w:rPr>
        <w:t>3.11 Ethical Considerations</w:t>
      </w:r>
      <w:bookmarkEnd w:id="161"/>
    </w:p>
    <w:p w14:paraId="643FFBD4" w14:textId="77777777" w:rsidR="001832E0" w:rsidRPr="00DB74A8" w:rsidRDefault="00000000" w:rsidP="00DB74A8">
      <w:pPr>
        <w:spacing w:line="360" w:lineRule="auto"/>
        <w:jc w:val="both"/>
        <w:rPr>
          <w:color w:val="000000" w:themeColor="text1"/>
        </w:rPr>
      </w:pPr>
      <w:r>
        <w:rPr>
          <w:color w:val="000000" w:themeColor="text1"/>
        </w:rPr>
        <w:t>Creswell and Creswell (2018) identify ethical issues as arising at all stages of the research process and note that the researcher must respect the rights of participants and protect them from harm. This study will be conducted in compliance with the ethical requirements of the University of Venda Research Ethics Committee. Clearance will be sought prior to data collection.</w:t>
      </w:r>
    </w:p>
    <w:p w14:paraId="05ACF053"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62" w:name="_ohoeb2qh7bhz" w:colFirst="0" w:colLast="0"/>
      <w:bookmarkStart w:id="163" w:name="_Toc229153156"/>
      <w:bookmarkEnd w:id="162"/>
      <w:r>
        <w:rPr>
          <w:b/>
          <w:bCs/>
          <w:color w:val="000000" w:themeColor="text1"/>
          <w:sz w:val="22"/>
          <w:szCs w:val="22"/>
        </w:rPr>
        <w:t>3.11.1 Ethical Clearance</w:t>
      </w:r>
      <w:bookmarkEnd w:id="163"/>
    </w:p>
    <w:p w14:paraId="568C60BD" w14:textId="77777777" w:rsidR="001832E0" w:rsidRPr="00DB74A8" w:rsidRDefault="00000000" w:rsidP="00DB74A8">
      <w:pPr>
        <w:spacing w:line="360" w:lineRule="auto"/>
        <w:jc w:val="both"/>
        <w:rPr>
          <w:color w:val="000000" w:themeColor="text1"/>
        </w:rPr>
      </w:pPr>
      <w:r>
        <w:rPr>
          <w:color w:val="000000" w:themeColor="text1"/>
        </w:rPr>
        <w:t>This study will adhere to the ethical guidelines prescribed by the Research Ethics Committee at the University of Venda. The research proposal, consent form and all necessary documents will be submitted for ethical clearance before data collection commences.</w:t>
      </w:r>
    </w:p>
    <w:p w14:paraId="62682287" w14:textId="386B612E"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64" w:name="_2robbndu0tde" w:colFirst="0" w:colLast="0"/>
      <w:bookmarkStart w:id="165" w:name="_Toc229153157"/>
      <w:bookmarkEnd w:id="164"/>
      <w:r>
        <w:rPr>
          <w:b/>
          <w:bCs/>
          <w:color w:val="000000" w:themeColor="text1"/>
          <w:sz w:val="22"/>
          <w:szCs w:val="22"/>
        </w:rPr>
        <w:t>3.11.2 Informed Consent</w:t>
      </w:r>
      <w:bookmarkEnd w:id="165"/>
    </w:p>
    <w:p w14:paraId="50017626" w14:textId="77777777" w:rsidR="001832E0" w:rsidRPr="00DB74A8" w:rsidRDefault="00000000" w:rsidP="00DB74A8">
      <w:pPr>
        <w:spacing w:line="360" w:lineRule="auto"/>
        <w:jc w:val="both"/>
        <w:rPr>
          <w:color w:val="000000" w:themeColor="text1"/>
        </w:rPr>
      </w:pPr>
      <w:r>
        <w:rPr>
          <w:color w:val="000000" w:themeColor="text1"/>
        </w:rPr>
        <w:t>Creswell and Creswell (2018) note that researchers must respect the rights of participants to provide informed consent. A digital informed consent form is shared with every participant prior to the interview. The form explains the purpose of the study, the voluntary nature of participation, the right to withdraw at any time without consequence and how data will be stored and used. No participant may proceed to the interview without actively confirming their consent. Leavy (2023) identifies informed consent as the cornerstone of ethical practice in qualitative research, noting that its active rather than passive administration is particularly important when interviews may surface professionally sensitive experiences.</w:t>
      </w:r>
    </w:p>
    <w:p w14:paraId="631E793A"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66" w:name="_o87jx3svo95h" w:colFirst="0" w:colLast="0"/>
      <w:bookmarkStart w:id="167" w:name="_Toc229153158"/>
      <w:bookmarkEnd w:id="166"/>
      <w:r>
        <w:rPr>
          <w:b/>
          <w:bCs/>
          <w:color w:val="000000" w:themeColor="text1"/>
          <w:sz w:val="22"/>
          <w:szCs w:val="22"/>
        </w:rPr>
        <w:t>3.11.3 Privacy, Confidentiality and Anonymity</w:t>
      </w:r>
      <w:bookmarkEnd w:id="167"/>
    </w:p>
    <w:p w14:paraId="231D95B7" w14:textId="77777777" w:rsidR="001832E0" w:rsidRPr="00DB74A8" w:rsidRDefault="00000000" w:rsidP="00DB74A8">
      <w:pPr>
        <w:spacing w:line="360" w:lineRule="auto"/>
        <w:jc w:val="both"/>
        <w:rPr>
          <w:color w:val="000000" w:themeColor="text1"/>
        </w:rPr>
      </w:pPr>
      <w:r>
        <w:rPr>
          <w:color w:val="000000" w:themeColor="text1"/>
        </w:rPr>
        <w:t xml:space="preserve">Creswell and Creswell (2018) identify the protection of participant privacy as a key ethical obligation. No personally identifiable information beyond professional role category and years of experience is collected. Participants are not asked for their name or employer name. Pseudonyms are assigned to all participants in the analysis and reporting phases. Interview recordings are stored in encrypted format accessible only to the researcher and supervisors. Questions on </w:t>
        <w:lastRenderedPageBreak/>
        <w:t>unsanctioned tool use, which could expose participants to potential workplace repercussions, are framed in neutral and non-judgmental language to encourage candid responses.</w:t>
      </w:r>
    </w:p>
    <w:p w14:paraId="410559AF"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68" w:name="_es5tj87fg6n3" w:colFirst="0" w:colLast="0"/>
      <w:bookmarkStart w:id="169" w:name="_Toc229153159"/>
      <w:bookmarkEnd w:id="168"/>
      <w:r>
        <w:rPr>
          <w:b/>
          <w:bCs/>
          <w:color w:val="000000" w:themeColor="text1"/>
          <w:sz w:val="22"/>
          <w:szCs w:val="22"/>
        </w:rPr>
        <w:t>3.11.4 POPIA Compliance</w:t>
      </w:r>
      <w:bookmarkEnd w:id="169"/>
    </w:p>
    <w:p w14:paraId="054E5E01" w14:textId="3F18EC30" w:rsidR="001832E0" w:rsidRPr="00DB74A8" w:rsidRDefault="00000000" w:rsidP="00DB74A8">
      <w:pPr>
        <w:spacing w:line="360" w:lineRule="auto"/>
        <w:jc w:val="both"/>
        <w:rPr>
          <w:color w:val="000000" w:themeColor="text1"/>
        </w:rPr>
      </w:pPr>
      <w:r>
        <w:rPr>
          <w:color w:val="000000" w:themeColor="text1"/>
        </w:rPr>
        <w:t>This study will be conducted in full compliance with the Protection of Personal Information Act (Republic of South Africa, 2013). The video conferencing and transcription platforms used for data collection will be confirmed as POPIA-compliant prior to deployment, with particular attention to cross-border data transfer provisions under Section 72(1)(b) of the Act. No participant data will be shared with third parties, and all data will be processed solely for the purposes of this academic study.</w:t>
      </w:r>
    </w:p>
    <w:p w14:paraId="2A78EE28" w14:textId="77777777" w:rsidR="001832E0" w:rsidRPr="00DB74A8" w:rsidRDefault="00000000" w:rsidP="00DB74A8">
      <w:pPr>
        <w:pStyle w:val="Heading3"/>
        <w:keepNext w:val="0"/>
        <w:keepLines w:val="0"/>
        <w:spacing w:before="280" w:line="360" w:lineRule="auto"/>
        <w:jc w:val="both"/>
        <w:rPr>
          <w:b/>
          <w:bCs/>
          <w:color w:val="000000" w:themeColor="text1"/>
          <w:sz w:val="22"/>
          <w:szCs w:val="22"/>
        </w:rPr>
      </w:pPr>
      <w:bookmarkStart w:id="170" w:name="_8fzxqksakwr" w:colFirst="0" w:colLast="0"/>
      <w:bookmarkStart w:id="171" w:name="_Toc229153160"/>
      <w:bookmarkEnd w:id="170"/>
      <w:r>
        <w:rPr>
          <w:b/>
          <w:bCs/>
          <w:color w:val="000000" w:themeColor="text1"/>
          <w:sz w:val="22"/>
          <w:szCs w:val="22"/>
        </w:rPr>
        <w:t>3.11.5 Harm and Risk</w:t>
      </w:r>
      <w:bookmarkEnd w:id="171"/>
    </w:p>
    <w:p w14:paraId="6F36897C" w14:textId="6F2807F7" w:rsidR="001832E0" w:rsidRPr="00DB74A8" w:rsidRDefault="00000000" w:rsidP="00DB74A8">
      <w:pPr>
        <w:spacing w:line="360" w:lineRule="auto"/>
        <w:jc w:val="both"/>
        <w:rPr>
          <w:color w:val="000000" w:themeColor="text1"/>
        </w:rPr>
      </w:pPr>
      <w:r>
        <w:rPr>
          <w:color w:val="000000" w:themeColor="text1"/>
        </w:rPr>
        <w:t>Participation carries no physical or emotional risk. Participants retain full discretion over which questions they answer and may exit the interview at any point without consequence. This study is classified as minimal risk as it involves only self-reported professional practices and contains no disclosure of proprietary information, trade secrets or individually identifiable data.</w:t>
      </w:r>
    </w:p>
    <w:p w14:paraId="1A454306" w14:textId="77777777" w:rsidR="001832E0" w:rsidRPr="00DB74A8" w:rsidRDefault="00000000" w:rsidP="00DB74A8">
      <w:pPr>
        <w:pStyle w:val="Heading2"/>
        <w:keepNext w:val="0"/>
        <w:keepLines w:val="0"/>
        <w:spacing w:after="80" w:line="360" w:lineRule="auto"/>
        <w:jc w:val="both"/>
        <w:rPr>
          <w:b/>
          <w:bCs/>
          <w:color w:val="000000" w:themeColor="text1"/>
          <w:sz w:val="22"/>
          <w:szCs w:val="22"/>
        </w:rPr>
      </w:pPr>
      <w:bookmarkStart w:id="172" w:name="_owbfhff7qn7g" w:colFirst="0" w:colLast="0"/>
      <w:bookmarkStart w:id="173" w:name="_Toc229153161"/>
      <w:bookmarkEnd w:id="172"/>
      <w:r>
        <w:rPr>
          <w:b/>
          <w:bCs/>
          <w:color w:val="000000" w:themeColor="text1"/>
          <w:sz w:val="22"/>
          <w:szCs w:val="22"/>
        </w:rPr>
        <w:t>3.12 Section Summary</w:t>
      </w:r>
      <w:bookmarkEnd w:id="173"/>
    </w:p>
    <w:p w14:paraId="5AA749E2" w14:textId="7C71CAD5" w:rsidR="001832E0" w:rsidRPr="00DB74A8" w:rsidRDefault="00000000" w:rsidP="00DB74A8">
      <w:pPr>
        <w:spacing w:line="360" w:lineRule="auto"/>
        <w:jc w:val="both"/>
        <w:rPr>
          <w:color w:val="000000" w:themeColor="text1"/>
        </w:rPr>
      </w:pPr>
      <w:r>
        <w:rPr>
          <w:color w:val="000000" w:themeColor="text1"/>
        </w:rPr>
        <w:t xml:space="preserve">This chapter identified the most suitable research methodology for the study. The interpretivist philosophy grounded in constructivism was selected and justified through a comparison of four worldviews discussed by Creswell and Creswell (2018) and Saunders, Lewis and Thornhill (2019). An inductive research approach and a qualitative design were adopted. The target population of South African professional developers using GenAI-SE tools was defined with explicit inclusion and exclusion criteria, and the choice of South Africa as the research context was substantiated by POPIA governance obligations and the intensifying ICT skills shortage documented in the 2025 Xpatweb Critical Skills Survey. Non-probability purposive sampling through professional LinkedIn networks, supplemented by snowball sampling, targets a minimum of ten participants with theoretical saturation as the determining criterion for sample sufficiency, following Patton (2002) and Creswell and Creswell (2018). The interview protocol is organised around the Three-Pillar Framework and will be pilot tested with three participants before full deployment. Data will be analysed using Braun and Clarke's (2006) six-phase reflexive thematic analysis framework supported by NVivo, with a code-recode strategy employed to strengthen dependability (Anney, 2014). Trustworthiness is established through credibility, transferability, </w:t>
        <w:lastRenderedPageBreak/>
        <w:t>dependability and confirmability criteria following Lincoln and Guba (1985). Ethical procedures ensure POPIA compliance, participant anonymity and informed consent throughout.</w:t>
      </w:r>
      <w:bookmarkStart w:id="174" w:name="_am5f6r414dqh" w:colFirst="0" w:colLast="0"/>
      <w:bookmarkStart w:id="175" w:name="_lbogaltt0hd7" w:colFirst="0" w:colLast="0"/>
      <w:bookmarkEnd w:id="174"/>
      <w:bookmarkEnd w:id="175"/>
    </w:p>
    <w:p w14:paraId="5ECA40C3" w14:textId="020E915B" w:rsidR="0075092C" w:rsidRPr="00DB74A8" w:rsidRDefault="0075092C" w:rsidP="00DB74A8">
      <w:pPr>
        <w:spacing w:before="240" w:after="240" w:line="360" w:lineRule="auto"/>
        <w:jc w:val="both"/>
        <w:rPr>
          <w:color w:val="000000" w:themeColor="text1"/>
        </w:rPr>
      </w:pPr>
    </w:p>
    <w:p w14:paraId="03EAF693" w14:textId="77777777" w:rsidR="0075092C" w:rsidRPr="00DB74A8" w:rsidRDefault="0075092C" w:rsidP="00DB74A8">
      <w:pPr>
        <w:spacing w:line="360" w:lineRule="auto"/>
        <w:jc w:val="both"/>
        <w:rPr>
          <w:color w:val="000000" w:themeColor="text1"/>
        </w:rPr>
      </w:pPr>
      <w:r>
        <w:rPr>
          <w:color w:val="000000" w:themeColor="text1"/>
        </w:rPr>
        <w:br w:type="page"/>
      </w:r>
    </w:p>
    <w:p w14:paraId="179E2121" w14:textId="77777777" w:rsidR="0075092C" w:rsidRPr="00192C32" w:rsidRDefault="0075092C" w:rsidP="00DB74A8">
      <w:pPr>
        <w:pStyle w:val="Heading1"/>
        <w:spacing w:line="360" w:lineRule="auto"/>
        <w:jc w:val="both"/>
        <w:rPr>
          <w:b/>
          <w:bCs/>
          <w:color w:val="000000" w:themeColor="text1"/>
          <w:sz w:val="22"/>
          <w:szCs w:val="22"/>
          <w:lang w:val="en-ZA"/>
        </w:rPr>
      </w:pPr>
      <w:bookmarkStart w:id="176" w:name="_Toc229153162"/>
      <w:r>
        <w:rPr>
          <w:b/>
          <w:bCs/>
          <w:color w:val="000000" w:themeColor="text1"/>
          <w:sz w:val="22"/>
          <w:szCs w:val="22"/>
          <w:lang w:val="en-ZA"/>
        </w:rPr>
        <w:lastRenderedPageBreak/>
        <w:t>REFERENCES</w:t>
      </w:r>
      <w:bookmarkEnd w:id="176"/>
    </w:p>
    <w:p w14:paraId="2869B17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Abelson, H., Sussman, G. J., &amp; Sussman, J. (1996). Structure and interpretation of computer programs (2nd ed.). MIT Press.</w:t>
      </w:r>
    </w:p>
    <w:p w14:paraId="79C9670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Abou Ali, M., Dornaika, F., &amp; Charafeddine, J. (2026). Agentic AI: A comprehensive survey of architectures, applications, and future directions. Artificial Intelligence Review, 59(11), 1–37. https://doi.org/10.1007/s10462-025-11422-4</w:t>
      </w:r>
    </w:p>
    <w:p w14:paraId="3E82B17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Acharya, D. B., Kuppan, K., &amp; Divya, B. (2025). Agentic AI: Autonomous intelligence for complex goals: A comprehensive survey. IEEE Access. https://doi.org/10.1109/ACCESS.2025.3532853</w:t>
      </w:r>
    </w:p>
    <w:p w14:paraId="36DE088E"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Agrawal, A. K., Gans, J. S., &amp; Goldfarb, A. (2021). AI adoption and system-wide change (NBER Working Paper No. 28811). National Bureau of Economic Research. https://doi.org/10.3386/w28811</w:t>
      </w:r>
    </w:p>
    <w:p w14:paraId="7EFAF48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AI Incident Database. (2025a). Incident 1016: Jailbroken Lovable AI allegedly used to generate and host phishing pages. https://incidentdatabase.ai/cite/1016/</w:t>
      </w:r>
    </w:p>
    <w:p w14:paraId="7C83705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AI Incident Database. (2025b). Incident 1152: LLM-driven Replit agent reportedly executed unauthorized destructive commands during code freeze. https://incidentdatabase.ai/cite/1152/</w:t>
      </w:r>
    </w:p>
    <w:p w14:paraId="597A050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AI Incident Database. (2026a). Incident 1364: Moltbook database exposure allegedly revealed users' private communications and API authentication tokens. https://incidentdatabase.ai/cite/1364/</w:t>
      </w:r>
    </w:p>
    <w:p w14:paraId="39200A1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AI Incident Database. (2026b). Incident 1373: AI coding agent allegedly published personalized accusatory blog post targeting open-source maintainer. https://incidentdatabase.ai/cite/1373/</w:t>
      </w:r>
    </w:p>
    <w:p w14:paraId="1D306D80"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AI Incident Database. (2026c). Incident 1407: Grammarly's AI Expert Review allegedly used journalists' and authors' names without consent. https://incidentdatabase.ai/cite/1407/</w:t>
      </w:r>
    </w:p>
    <w:p w14:paraId="65E58A1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AI Incident Database. (2026d). Incident 1433: Google Antigravity reportedly deleted user's entire drive partition while clearing project cache. https://incidentdatabase.ai/cite/1433/</w:t>
      </w:r>
    </w:p>
    <w:p w14:paraId="31F0405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Ajayi, W., Adewumi, I. O., &amp; John, N. A. (2025). Role of quality assurance in DevOps: Bridging the gaps between development and operations. International Journal of Automation, Artificial Intelligence and Machine Learning, 5(2), 89–101. https://doi.org/10.11648/j.ijaaiml.20250502.11</w:t>
      </w:r>
    </w:p>
    <w:p w14:paraId="68E23B13"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Akbar, M. A., Khan, A. A., Hamza, M., Ghaffar, A., &amp; Hajikhani, A. (2025). Agentic AI in software engineering: Practitioner perspectives across the software development life cycle. SSRN. https://doi.org/10.2139/ssrn.5520159</w:t>
      </w:r>
    </w:p>
    <w:p w14:paraId="4A013B7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Alammar, J., &amp; Grootendorst, M. (2024). Hands-on large language models: Language understanding and generation. O'Reilly Media.</w:t>
      </w:r>
    </w:p>
    <w:p w14:paraId="2C523B57"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Albada, S. (2025). Building applications with AI agents: Designing and implementing multiagent systems (1st ed.). O'Reilly Media.</w:t>
      </w:r>
    </w:p>
    <w:p w14:paraId="69BB318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Amazon Web Services. (2025). Navigating the security landscape of generative AI [White paper]. AWS. https://aws.amazon.com/security/generative-ai/</w:t>
      </w:r>
    </w:p>
    <w:p w14:paraId="4D68C9D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Anney, V. N. (2014). Ensuring the quality of the findings of qualitative research: Looking at trustworthiness criteria. Journal of Emerging Trends in Educational Research and Policy Studies, 5(2), 272–281.</w:t>
      </w:r>
    </w:p>
    <w:p w14:paraId="4814DC6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Anthropic. (2026). System card: Claude Opus 4.6. Anthropic. https://www.anthropic.com</w:t>
      </w:r>
    </w:p>
    <w:p w14:paraId="63575EC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Bandi, A., Kongari, B., Naguru, R., Pasnoor, S., &amp; Vilipala, S. V. (2025). The rise of agentic AI: A review of definitions, frameworks, architectures, applications, evaluation metrics, and challenges. Future Internet, 17(9), 404. https://doi.org/10.3390/fi17090404</w:t>
      </w:r>
    </w:p>
    <w:p w14:paraId="29DD28C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Bass, L., Clements, P., &amp; Kazman, R. (2012). Software architecture in practice (3rd ed.). Addison-Wesley.</w:t>
      </w:r>
    </w:p>
    <w:p w14:paraId="2472449E"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Baxter, G., &amp; Sommerville, I. (2011). Socio-technical systems: From design methods to systems engineering. Interacting with Computers, 23(1), 4–17. https://doi.org/10.1016/j.intcom.2010.07.003</w:t>
      </w:r>
    </w:p>
    <w:p w14:paraId="4EBF3192"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Becker, B. A., Denny, P., Finnie-Ansley, J., Luxton-Reilly, A., Prather, J., &amp; Santos, E. A. (2023). Programming is hard – or at least it used to be: Educational opportunities and challenges of AI code generation. In Proceedings of the 54th ACM Technical Symposium on Computer Science Education V. 1 (pp. 1–7). ACM. https://doi.org/10.1145/3545945.3569759</w:t>
      </w:r>
    </w:p>
    <w:p w14:paraId="17DD9585"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 xml:space="preserve">Becker, F., Sergeyuk, A., Titov, A., Eliseeva, A., Bryksin, T., &amp; Povarov, N. (2026). Evolving with AI: A longitudinal analysis of developer logs. In Proceedings of the 2026 IEEE/ACM 48th </w:t>
        <w:lastRenderedPageBreak/>
        <w:t>International Conference on Software Engineering (ICSE '26). ACM. https://doi.org/10.1145/3744916.3787811</w:t>
      </w:r>
    </w:p>
    <w:p w14:paraId="2ABDBCE0"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Biswas, S., &amp; Talukdar, S. (2025). Agentic AI: Designing and building AI systems that can reason, plan, and act. O'Reilly Media.</w:t>
      </w:r>
    </w:p>
    <w:p w14:paraId="4C03A1A2"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Bostrom, R. P., &amp; Heinen, J. S. (1977). MIS problems and failures: A socio-technical perspective. Part I: The causes. MIS Quarterly, 1(3), 17–32. https://doi.org/10.2307/248710</w:t>
      </w:r>
    </w:p>
    <w:p w14:paraId="0A0B0112" w14:textId="77777777" w:rsidR="0075092C" w:rsidRPr="00DB74A8" w:rsidRDefault="0075092C" w:rsidP="00DB74A8">
      <w:pPr>
        <w:spacing w:before="240" w:after="240" w:line="360" w:lineRule="auto"/>
        <w:jc w:val="both"/>
        <w:rPr>
          <w:ins w:id="9103" w:author="Claude" w:date="2026-05-29T12:00:00Z"/>
          <w:color w:val="000000" w:themeColor="text1"/>
          <w:lang w:val="en-ZA"/>
        </w:rPr>
      </w:pPr>
      <w:ins w:id="9104" w:author="Claude" w:date="2026-05-29T12:00:00Z">
        <w:r>
          <w:rPr>
            <w:color w:val="000000" w:themeColor="text1"/>
            <w:lang w:val="en-ZA"/>
          </w:rPr>
          <w:t>Bhattacherjee, A. (2012). Social science research: Principles, methods, and practices (2nd ed.). Textbooks Collection 3. University of South Florida.</w:t>
        </w:r>
      </w:ins>
    </w:p>
    <w:p w14:paraId="0A0B0111" w14:textId="77777777" w:rsidR="0075092C" w:rsidRPr="00DB74A8" w:rsidRDefault="0075092C" w:rsidP="00DB74A8">
      <w:pPr>
        <w:spacing w:before="240" w:after="240" w:line="360" w:lineRule="auto"/>
        <w:jc w:val="both"/>
        <w:rPr>
          <w:ins w:id="9091" w:author="Claude" w:date="2026-05-29T12:00:00Z"/>
          <w:color w:val="000000" w:themeColor="text1"/>
          <w:lang w:val="en-ZA"/>
        </w:rPr>
      </w:pPr>
      <w:ins w:id="9092" w:author="Claude" w:date="2026-05-29T12:00:00Z">
        <w:r>
          <w:rPr>
            <w:color w:val="000000" w:themeColor="text1"/>
            <w:lang w:val="en-ZA"/>
          </w:rPr>
          <w:t>Blumer, H. (1954). What is wrong with social theory? American Sociological Review, 19(1), 3–10. https://doi.org/10.2307/2088165</w:t>
        </w:r>
      </w:ins>
    </w:p>
    <w:p w14:paraId="425CAFE6"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Braun, V., &amp; Clarke, V. (2006). Using thematic analysis in psychology. Qualitative Research in Psychology, 3(2), 77–101. https://doi.org/10.1191/1478088706qp063oa</w:t>
      </w:r>
    </w:p>
    <w:p w14:paraId="78D4E18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Bryman, A. (2016). Social research methods (5th ed.). Oxford University Press.</w:t>
      </w:r>
    </w:p>
    <w:p w14:paraId="19DD8D4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Cabral, R., Kalinowski, M., Baldassarre, M. T., Villamizar, H., Escovedo, T., &amp; Lopes, H. C. V. (2024). Investigating the impact of SOLID design principles on machine learning code understanding. In Proceedings of the IEEE/ACM 3rd International Conference on AI Engineering – Software Engineering for AI (CAIN 2024) (pp. 1–11). ACM. https://doi.org/10.1145/3644815.3644957</w:t>
      </w:r>
    </w:p>
    <w:p w14:paraId="6381B95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Cambaz, D., &amp; Zhang, X. (2024). Use of AI-driven code generation models in teaching and learning programming: A systematic literature review. In Proceedings of the 55th ACM Technical Symposium on Computer Science Education V. 1. ACM. https://doi.org/10.1145/3626252.3630958</w:t>
      </w:r>
    </w:p>
    <w:p w14:paraId="02AFB1D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Clegg, C. W. (2000). Sociotechnical principles for system design. Applied Ergonomics, 31(5), 463–477. https://doi.org/10.1016/S0003-6870(00)00009-0</w:t>
      </w:r>
    </w:p>
    <w:p w14:paraId="29477022" w14:textId="77777777" w:rsidR="0075092C" w:rsidRPr="00DB74A8" w:rsidRDefault="0075092C" w:rsidP="00DB74A8">
      <w:pPr>
        <w:spacing w:before="240" w:after="240" w:line="360" w:lineRule="auto"/>
        <w:jc w:val="both"/>
        <w:rPr>
          <w:color w:val="000000" w:themeColor="text1"/>
          <w:lang w:val="en-ZA"/>
        </w:rPr>
      </w:pPr>
      <w:del w:id="9087" w:author="Claude" w:date="2026-05-29T12:00:00Z">
        <w:r>
          <w:rPr>
            <w:color w:val="000000" w:themeColor="text1"/>
            <w:lang w:val="en-ZA"/>
          </w:rPr>
          <w:delText>Cloudforce One. (2026). Cloudflare threat report 2026: How adversaries are weaponizing the internet. Cloudflare.</w:delText>
        </w:r>
      </w:del>
      <w:ins w:id="9088" w:author="Claude" w:date="2026-05-29T12:00:00Z">
        <w:r>
          <w:rPr>
            <w:color w:val="000000" w:themeColor="text1"/>
            <w:lang w:val="en-ZA"/>
          </w:rPr>
          <w:t>Cloudflare. (2026). Cloudflare threat report 2026: How adversaries are weaponizing the internet. Cloudforce One.</w:t>
        </w:r>
      </w:ins>
    </w:p>
    <w:p w14:paraId="34A5A41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CodeRabbit. (2025). State of AI vs. human code generation. CodeRabbit Inc. https://www.coderabbit.ai/whitepapers/state-of-AI-vs-human-code-generation-report</w:t>
      </w:r>
    </w:p>
    <w:p w14:paraId="5193F73E"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Cormen, T. H., Leiserson, C. E., Rivest, R. L., &amp; Stein, C. (2022). Introduction to algorithms (4th ed.). MIT Press.</w:t>
      </w:r>
    </w:p>
    <w:p w14:paraId="3480E1E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Coutinho, M., Marques, L., Santos, A., Dahia, M., França, C., &amp; de Souza Santos, R. (2024). The role of generative AI in software development productivity: A pilot case study. In Proceedings of the 1st ACM International Conference on AI-Powered Software (AIware '24) (pp. 131–138). ACM. https://doi.org/10.1145/3664646.3664773</w:t>
      </w:r>
    </w:p>
    <w:p w14:paraId="4F67800F" w14:textId="77777777" w:rsidR="0075092C" w:rsidRPr="00DB74A8" w:rsidRDefault="0075092C" w:rsidP="00DB74A8">
      <w:pPr>
        <w:spacing w:before="240" w:after="240" w:line="360" w:lineRule="auto"/>
        <w:jc w:val="both"/>
        <w:rPr>
          <w:del w:id="9089" w:author="Claude" w:date="2026-05-29T12:00:00Z"/>
          <w:color w:val="000000" w:themeColor="text1"/>
          <w:lang w:val="en-ZA"/>
        </w:rPr>
      </w:pPr>
      <w:del w:id="9090" w:author="Claude" w:date="2026-05-29T12:00:00Z">
        <w:r>
          <w:rPr>
            <w:color w:val="000000" w:themeColor="text1"/>
            <w:lang w:val="en-ZA"/>
          </w:rPr>
          <w:delText>Creswell, J. W., &amp; Creswell, J. D. (2017). Research design: Qualitative, quantitative, and mixed methods approaches (4th ed.). SAGE Publications.</w:delText>
        </w:r>
      </w:del>
    </w:p>
    <w:p w14:paraId="50A8A62D"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Creswell, J. W., &amp; Creswell, J. D. (2018). Research design: Qualitative, quantitative, and mixed methods approaches (5th ed.). SAGE Publications.</w:t>
      </w:r>
    </w:p>
    <w:p w14:paraId="0A0B0624" w14:textId="77777777" w:rsidR="0075092C" w:rsidRPr="00DB74A8" w:rsidRDefault="0075092C" w:rsidP="00DB74A8">
      <w:pPr>
        <w:spacing w:before="240" w:after="240" w:line="360" w:lineRule="auto"/>
        <w:jc w:val="both"/>
        <w:rPr>
          <w:ins w:id="9224" w:author="Claude" w:date="2026-05-29T12:00:00Z"/>
          <w:color w:val="FF0000"/>
          <w:lang w:val="en-ZA"/>
        </w:rPr>
      </w:pPr>
      <w:ins w:id="9225" w:author="Claude" w:date="2026-05-29T12:00:00Z">
        <w:r>
          <w:rPr>
            <w:color w:val="FF0000"/>
            <w:lang w:val="en-ZA"/>
          </w:rPr>
          <w:t>Department of Communications and Digital Technologies. (2024). South Africa National Artificial Intelligence Policy Framework. Government of South Africa.</w:t>
        </w:r>
      </w:ins>
    </w:p>
    <w:p w14:paraId="70FBE74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DistantJob. (2025). Technical debt: Definition, examples and 9 proven ways to reduce it. https://distantjob.com/blog/technical-debt/</w:t>
      </w:r>
    </w:p>
    <w:p w14:paraId="0A0B0611" w14:textId="77777777" w:rsidR="0075092C" w:rsidRPr="00DB74A8" w:rsidRDefault="0075092C" w:rsidP="00DB74A8">
      <w:pPr>
        <w:spacing w:before="240" w:after="240" w:line="360" w:lineRule="auto"/>
        <w:jc w:val="both"/>
        <w:rPr>
          <w:ins w:id="9113" w:author="Claude" w:date="2026-05-29T12:00:00Z"/>
          <w:color w:val="FF0000"/>
          <w:lang w:val="en-ZA"/>
        </w:rPr>
      </w:pPr>
      <w:ins w:id="9114" w:author="Claude" w:date="2026-05-29T12:00:00Z">
        <w:r>
          <w:rPr>
            <w:color w:val="FF0000"/>
            <w:lang w:val="en-ZA"/>
          </w:rPr>
          <w:t>Esposito, M., Li, X., Moreschini, S., Ahmad, N., Cerny, T., Vaidhyanathan, K., Lenarduzzi, V., &amp; Taibi, D. (2026). Generative AI for software architecture: Applications, challenges, and future directions. The Journal of Systems and Software, 231, 112607. https://doi.org/10.1016/j.jss.2025.112607</w:t>
        </w:r>
      </w:ins>
    </w:p>
    <w:p w14:paraId="0AE5AF2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Feng, D., Yun, B., &amp; Wang, A. Y. (2026). From junior to senior: Allocating agency and navigating professional growth in agentic AI-mediated software engineering. In Proceedings of the 2026 CHI Conference on Human Factors in Computing Systems (CHI '26). ACM. https://doi.org/10.1145/3772318.3791642</w:t>
      </w:r>
    </w:p>
    <w:p w14:paraId="287DECF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Ford, N., Richards, M., Sadalage, P., &amp; Dehghani, Z. (2021). Software architecture: The hard parts: Modern trade-off analyses for distributed architectures. O'Reilly Media.</w:t>
      </w:r>
    </w:p>
    <w:p w14:paraId="0A0B0614" w14:textId="77777777" w:rsidR="0075092C" w:rsidRPr="00DB74A8" w:rsidRDefault="0075092C" w:rsidP="00DB74A8">
      <w:pPr>
        <w:spacing w:before="240" w:after="240" w:line="360" w:lineRule="auto"/>
        <w:jc w:val="both"/>
        <w:rPr>
          <w:ins w:id="9188" w:author="Claude" w:date="2026-05-29T12:00:00Z"/>
          <w:color w:val="FF0000"/>
          <w:lang w:val="en-ZA"/>
        </w:rPr>
      </w:pPr>
      <w:ins w:id="9189" w:author="Claude" w:date="2026-05-29T12:00:00Z">
        <w:r>
          <w:rPr>
            <w:color w:val="FF0000"/>
            <w:lang w:val="en-ZA"/>
          </w:rPr>
          <w:t>Fowler, M. (2018). Refactoring: Improving the design of existing code (2nd ed.). Addison-Wesley Professional.</w:t>
        </w:r>
      </w:ins>
    </w:p>
    <w:p w14:paraId="01F9CD7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 xml:space="preserve">Freeman, L., Robert, J., &amp; Wojton, H. (</w:t>
      </w:r>
      <w:del w:id="9111" w:author="Claude" w:date="2026-05-29T12:00:00Z">
        <w:r>
          <w:rPr>
            <w:color w:val="000000" w:themeColor="text1"/>
            <w:lang w:val="en-ZA"/>
          </w:rPr>
          <w:delText>2024</w:delText>
        </w:r>
      </w:del>
      <w:ins w:id="9112" w:author="Claude" w:date="2026-05-29T12:00:00Z">
        <w:r>
          <w:rPr>
            <w:color w:val="FF0000"/>
            <w:lang w:val="en-ZA"/>
          </w:rPr>
          <w:t>2025</w:t>
        </w:r>
      </w:ins>
      <w:r>
        <w:rPr>
          <w:color w:val="000000" w:themeColor="text1"/>
          <w:lang w:val="en-ZA"/>
        </w:rPr>
        <w:t>). The impact of generative AI on test and evaluation: Challenges and opportunities. In Proceedings of the 33rd ACM International Conference on the Foundations of Software Engineering. ACM. https://doi.org/10.1145/3696630.3728723</w:t>
      </w:r>
    </w:p>
    <w:p w14:paraId="674B944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Gao, C., Hu, X., Gao, S., Xia, X., &amp; Jin, Z. (2025). The current challenges of software engineering in the era of large language models. ACM Transactions on Software Engineering and Methodology, 34(5), 1–30. https://doi.org/10.1145/3712005</w:t>
      </w:r>
    </w:p>
    <w:p w14:paraId="0A0B0612" w14:textId="77777777" w:rsidR="0075092C" w:rsidRPr="00DB74A8" w:rsidRDefault="0075092C" w:rsidP="00DB74A8">
      <w:pPr>
        <w:spacing w:before="240" w:after="240" w:line="360" w:lineRule="auto"/>
        <w:jc w:val="both"/>
        <w:rPr>
          <w:ins w:id="9184" w:author="Claude" w:date="2026-05-29T12:00:00Z"/>
          <w:color w:val="FF0000"/>
          <w:lang w:val="en-ZA"/>
        </w:rPr>
      </w:pPr>
      <w:ins w:id="9185" w:author="Claude" w:date="2026-05-29T12:00:00Z">
        <w:r>
          <w:rPr>
            <w:color w:val="FF0000"/>
            <w:lang w:val="en-ZA"/>
          </w:rPr>
          <w:t>Garousi, V., Felderer, M., &amp; Mäntylä, M. V. (2019). Guidelines for including grey literature and conducting multivocal literature reviews in software engineering. Information and Software Technology, 106, 101–121. https://doi.org/10.1016/j.infsof.2018.09.006</w:t>
        </w:r>
      </w:ins>
    </w:p>
    <w:p w14:paraId="59858B3E"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Goodfellow, I., Bengio, Y., &amp; Courville, A. (2016). Deep learning. MIT Press.</w:t>
      </w:r>
    </w:p>
    <w:p w14:paraId="733BB39E"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Gruda, D., &amp; Aeon, B. (2025). Seven myths about AI and productivity: What the evidence really says. California Management Review Insights.</w:t>
      </w:r>
    </w:p>
    <w:p w14:paraId="5466BC6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Gupta, S. (2026). The productivity-quality paradox: A study of AI code generators in modern software engineering. International Journal of Science, Engineering and Technology, 14(1), 1–10.</w:t>
      </w:r>
    </w:p>
    <w:p w14:paraId="04563C3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Harding, W. (2025). AI copilot code quality: Evaluating 2024's increased defect rate via code quality metrics (GitClear AI Code Quality Research v2025.2.5). Alloy.dev Research. https://www.gitclear.com/ai_assistant_code_quality_2025_research</w:t>
      </w:r>
    </w:p>
    <w:p w14:paraId="7B51F04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Horvat, M. (2025). What is vibe coding and when should you use it (or not)? TechRxiv. https://doi.org/10.36227/techrxiv.175459780.03758839/v1</w:t>
      </w:r>
    </w:p>
    <w:p w14:paraId="117C1197"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Hosseini, S., &amp; Seilani, H. (2025). The role of agentic AI in shaping a smart future: A systematic review. Array, 26, 100399. https://doi.org/10.1016/j.array.2025.100399</w:t>
      </w:r>
    </w:p>
    <w:p w14:paraId="5FBB8513"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Hou, X., Zhao, Y., Liu, Y., Yang, Z., Wang, K., Li, L., Luo, X., Lo, D., Grundy, J., &amp; Wang, H. (2024). Large language models for software engineering: A systematic literature review. ACM Transactions on Software Engineering and Methodology, 33(8), 1–79. https://doi.org/10.1145/3695988</w:t>
      </w:r>
    </w:p>
    <w:p w14:paraId="37ED2516" w14:textId="77777777" w:rsidR="0075092C" w:rsidRPr="00DB74A8" w:rsidRDefault="0075092C" w:rsidP="00DB74A8">
      <w:pPr>
        <w:spacing w:before="240" w:after="240" w:line="360" w:lineRule="auto"/>
        <w:jc w:val="both"/>
        <w:rPr>
          <w:del w:id="9190" w:author="Claude" w:date="2026-05-29T12:00:00Z"/>
          <w:color w:val="000000" w:themeColor="text1"/>
          <w:lang w:val="en-ZA"/>
        </w:rPr>
      </w:pPr>
      <w:del w:id="9191" w:author="Claude" w:date="2026-05-29T12:00:00Z">
        <w:r>
          <w:rPr>
            <w:color w:val="000000" w:themeColor="text1"/>
            <w:lang w:val="en-ZA"/>
          </w:rPr>
          <w:delText>Hunt, A., &amp; Thomas, D. (2019). The pragmatic programmer: Your journey to mastery (20th anniversary ed.). Addison-Wesley Professional.</w:delText>
        </w:r>
      </w:del>
    </w:p>
    <w:p w14:paraId="1FB48826"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IBM. (2025). Cost of a data breach report 2025. IBM Corporation. https://www.ibm.com/reports/data-breach</w:t>
      </w:r>
    </w:p>
    <w:p w14:paraId="6BD7D465"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International Organization for Standardization. (2023). ISO/IEC 42001:2023: Information technology – Artificial intelligence – Management system. ISO.</w:t>
      </w:r>
    </w:p>
    <w:p w14:paraId="51FC288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International Trade Administration. (2024). South Africa – Information technology. U.S. Department of Commerce.</w:t>
      </w:r>
    </w:p>
    <w:p w14:paraId="0A0B0628" w14:textId="77777777" w:rsidR="0075092C" w:rsidRPr="00DB74A8" w:rsidRDefault="0075092C" w:rsidP="00DB74A8">
      <w:pPr>
        <w:spacing w:before="240" w:after="240" w:line="360" w:lineRule="auto"/>
        <w:jc w:val="both"/>
        <w:rPr>
          <w:ins w:id="9272" w:author="Claude" w:date="2026-05-29T12:00:00Z"/>
          <w:color w:val="FF0000"/>
          <w:lang w:val="en-ZA"/>
        </w:rPr>
      </w:pPr>
      <w:ins w:id="9273" w:author="Claude" w:date="2026-05-29T12:00:00Z">
        <w:r>
          <w:rPr>
            <w:color w:val="FF0000"/>
            <w:lang w:val="en-ZA"/>
          </w:rPr>
          <w:t>IOL. (2026, May 27). Suspended officials, fake references and ChatGPT: Inside SA's AI policy fiasco. IOL News. https://iol.co.za/news/south-africa/2026-05-27-suspended-officials-fake-references-and-chatgpt-inside-sas-ai-policy-fiasco/</w:t>
        </w:r>
      </w:ins>
    </w:p>
    <w:p w14:paraId="51AC2E1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Jones-Jang, S. M., &amp; Park, Y. J. (2022). How do people react to AI failure? Automation bias, algorithmic aversion, and perceived controllability. Journal of Computer-Mediated Communication, 28(1), 1–8. https://doi.org/10.1093/jcmc/zmac029</w:t>
      </w:r>
    </w:p>
    <w:p w14:paraId="5571212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Joshi, S. (2025). Comprehensive review of artificial general intelligence and agentic GenAI: Applications in business and finance. SSRN.</w:t>
      </w:r>
    </w:p>
    <w:p w14:paraId="7011346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Kamath, U., Liu, J., &amp; Liu, J. (2024). Large language models: A deep dive (1st ed.). O'Reilly Media.</w:t>
      </w:r>
    </w:p>
    <w:p w14:paraId="5F1504F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Khan, R. A., Khan, S. U., Khan, H. U., &amp; Ilyas, M. (2022). Systematic literature review on security risks and its practices in secure software development. IEEE Access, 10, 5456–5483. https://doi.org/10.1109/ACCESS.2022.3140181</w:t>
      </w:r>
    </w:p>
    <w:p w14:paraId="446CBA7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Kirchner, K., Bolisani, E., Cherkos Kassaneh, T., Scarso, E., &amp; Taraghi, N. (2025). Generative AI meets knowledge management: Insights from software development practices. Knowledge and Process Management, 32(2), 223–235. https://doi.org/10.1002/kpm.70004</w:t>
      </w:r>
    </w:p>
    <w:p w14:paraId="1A3A6AA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Klemmer, J. H., Horstmann, S. A., Patnaik, N., Ludden, C., Burton, C., Jr., Powers, C., Massacci, F., Rahman, A., Votipka, D., Lipford, H. R., Rashid, A., Naiakshina, A., &amp; Fahl, S. (2024). Using AI assistants in software development: A qualitative study on security practices and concerns. In Proceedings of the 2024 ACM SIGSAC Conference on Computer and Communications Security (CCS '24) (pp. 1–15). ACM. https://doi.org/10.1145/3658644.3690283</w:t>
      </w:r>
    </w:p>
    <w:p w14:paraId="4E1A796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Kojukhov, A., Levin, I., &amp; Bovshover, A. (2025). From subsumption to semantic mediation: A generative orchestration architecture for autonomous systems. Algorithms, 18(12), 773.</w:t>
      </w:r>
    </w:p>
    <w:p w14:paraId="68B17F53"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Konda, R. (2025). Agentic AI for software development: Autonomous agents in requirements engineering, testing, and deployment. International Journal of Emerging Research in Engineering and Technology, pp. 139–148.</w:t>
      </w:r>
    </w:p>
    <w:p w14:paraId="7C6E717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Krief, M. (2022). Learning DevOps: A comprehensive guide to accelerating DevOps culture adoption with Terraform, Azure DevOps, Kubernetes, and Jenkins (2nd ed.). Packt Publishing.</w:t>
      </w:r>
    </w:p>
    <w:p w14:paraId="34049630"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Kudina, O., &amp; van de Poel, I. (2024). A sociotechnical system perspective on AI. Minds and Machines, 34(3), Article 21. https://doi.org/10.1007/s11023-024-09680-2</w:t>
      </w:r>
    </w:p>
    <w:p w14:paraId="2F0277E5"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Kupfer, C., Prassl, R., Fleiß, J., Malin, C., Thalmann, S., &amp; Kubicek, B. (2023). Check the box! How to deal with automation bias in AI-based personnel selection. Frontiers in Psychology, 14, 1118723. https://doi.org/10.3389/fpsyg.2023.1118723</w:t>
      </w:r>
    </w:p>
    <w:p w14:paraId="0CBE587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Laumer, S. (2011). Why do people reject technologies – A literature-based discussion of the phenomena 'resistance to change' in information systems and managerial psychology research. In ECIS 2011 Proceedings. European Conference on Information Systems.</w:t>
      </w:r>
    </w:p>
    <w:p w14:paraId="7D54C9F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Leavitt, H. J. (1965). Applied organizational change in industry: Structural, technological and humanistic approaches. In J. G. March (Ed.), Handbook of organizations (pp. 1144–1170). Rand McNally.</w:t>
      </w:r>
    </w:p>
    <w:p w14:paraId="38D5B2F2"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Leavy, P. (2023). Research design: Quantitative, qualitative, mixed methods, arts-based, and community-based participatory research approaches (2nd ed.). Guilford Press.</w:t>
      </w:r>
    </w:p>
    <w:p w14:paraId="793EC50D"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Lee, M. C. (2014). Software quality factors and software quality metrics to enhance software quality assurance. British Journal of Applied Science &amp; Technology, 4(31), 4485–4496.</w:t>
      </w:r>
    </w:p>
    <w:p w14:paraId="781A8D70"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Lei, Y., Xu, J., Liang, C. X., Bi, Z., Li, X., Zhang, D., Song, J., &amp; Yu, Z. (2025). A comprehensive survey on model context protocol: Architecture, tool integration, and the future of AI interoperability [Preprint].</w:t>
      </w:r>
    </w:p>
    <w:p w14:paraId="2DB0FC7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Li, H., Zhang, H., &amp; Hassan, A. E. (2025). The rise of AI teammates in software engineering (SE 3.0): How autonomous coding agents are reshaping software engineering. arXiv:2507.15003. https://doi.org/10.48550/arXiv.2507.15003</w:t>
      </w:r>
    </w:p>
    <w:p w14:paraId="79D362E2"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Liang, J. T., Yang, C., &amp; Myers, B. A. (2024). A large-scale survey on the usability of AI programming assistants: Successes and challenges. In 2024 IEEE/ACM 46th International Conference on Software Engineering (ICSE 2024) (pp. 1–13). ACM. https://doi.org/10.1145/3597503.3608128</w:t>
      </w:r>
    </w:p>
    <w:p w14:paraId="3D8574A2"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Lincoln, Y. S., &amp; Guba, E. G. (1985). Naturalistic inquiry. Sage Publications.</w:t>
      </w:r>
    </w:p>
    <w:p w14:paraId="43D8407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Liu, F., Liu, Y., Shi, L., Huang, H., Wang, R., Yang, Z., Zhang, L., Li, Z., &amp; Ma, Y. (2024). Exploring and evaluating hallucinations in LLM-powered code generation. arXiv:2404.00971v2. https://arxiv.org/abs/2404.00971v2</w:t>
      </w:r>
    </w:p>
    <w:p w14:paraId="5A2F1337"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Maake, G., &amp; Mathekgane, E. (2025). Perceptions of artificial intelligence on the future of employees' job security in Africa: Secondary data analysis. International Journal of Business Ecosystem &amp; Strategy, 7(2), 128–145.</w:t>
      </w:r>
    </w:p>
    <w:p w14:paraId="5B00FEF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Maes, S. H. (2025). The gotchas of AI coding and vibe coding. It's all about support and maintenance. Zenodo. https://doi.org/10.5281/zenodo.15343349</w:t>
      </w:r>
    </w:p>
    <w:p w14:paraId="50424FB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Malamas, N., Tsardoulias, E., Panayiotou, K., &amp; Symeonidis, A. L. (2025). Toward efficient vibe coding: An LLM-based agent for low-code software development. Journal of Computer Languages, 85, 101367. https://doi.org/10.1016/j.cola.2025.101367</w:t>
      </w:r>
    </w:p>
    <w:p w14:paraId="1AF87D8A"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Martin, R. C. (2017). Clean architecture: A craftsman's guide to software structure and design. Prentice Hall.</w:t>
      </w:r>
    </w:p>
    <w:p w14:paraId="49F4E61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Martin, R. C. (2019). Clean agile: Back to basics. Prentice Hall.</w:t>
      </w:r>
    </w:p>
    <w:p w14:paraId="532C84E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Meske, C., Hermanns, T., von der Weiden, E., Löser, K.-U., &amp; Berger, T. (2025). Vibe coding as a reconfiguration of intent mediation in software development: Definition, implications, and research agenda. IEEE Access, 13, 213242–213260. https://doi.org/10.1109/ACCESS.2025.3645466</w:t>
      </w:r>
    </w:p>
    <w:p w14:paraId="0A0B0613" w14:textId="77777777" w:rsidR="0075092C" w:rsidRPr="00DB74A8" w:rsidRDefault="0075092C" w:rsidP="00DB74A8">
      <w:pPr>
        <w:spacing w:before="240" w:after="240" w:line="360" w:lineRule="auto"/>
        <w:jc w:val="both"/>
        <w:rPr>
          <w:ins w:id="9186" w:author="Claude" w:date="2026-05-29T12:00:00Z"/>
          <w:color w:val="FF0000"/>
          <w:lang w:val="en-ZA"/>
        </w:rPr>
      </w:pPr>
      <w:ins w:id="9187" w:author="Claude" w:date="2026-05-29T12:00:00Z">
        <w:r>
          <w:rPr>
            <w:color w:val="FF0000"/>
            <w:lang w:val="en-ZA"/>
          </w:rPr>
          <w:t>Miles, M. B., Huberman, A. M., &amp; Saldaña, J. (2014). Qualitative data analysis: A methods sourcebook (3rd ed.). SAGE Publications.</w:t>
        </w:r>
      </w:ins>
    </w:p>
    <w:p w14:paraId="6DF29B3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Mitchell, J., &amp; Shaaban, Y. (2025). Position: Vibe coding needs vibe reasoning: Improving vibe coding with formal verification. In Proceedings of the 1st ACM SIGPLAN International Workshop on Language Models and Programming Languages (LMPL '25) (pp. 84–91). ACM. https://doi.org/10.1145/3759425.3763390</w:t>
      </w:r>
    </w:p>
    <w:p w14:paraId="0F3A0B1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Mu, F., Shi, L., Wang, S., Yu, Z., Zhang, B., Wang, C., Liu, S., &amp; Wang, Q. (2024). ClarifyGPT: A framework for enhancing LLM-based code generation via requirements clarification. Proceedings of the ACM on Software Engineering, 1(FSE), Article 103. https://doi.org/10.1145/3660810</w:t>
      </w:r>
    </w:p>
    <w:p w14:paraId="40C73C8E"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Mumford, E. (2006). The story of socio-technical design: Reflections on its successes, failures and potential. Information Systems Journal, 16(4), 317–342. https://doi.org/10.1111/j.1365-2575.2006.00221.x</w:t>
      </w:r>
    </w:p>
    <w:p w14:paraId="366AE1F6"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Negri-Ribalta, C., Geraud-Stewart, R., Sergeeva, A., &amp; Lenzini, G. (2024). A systematic literature review on the impact of AI models on the security of code generation. Frontiers in Big Data, 7, 1386720. https://doi.org/10.3389/fdata.2024.1386720</w:t>
      </w:r>
    </w:p>
    <w:p w14:paraId="3D6B740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Ntousakis, G., Stephen, J. J., Le, M. V., Chukkapalli, S. S., Taylor, T., Molloy, I. M., &amp; Araujo, F. (2025). Securing MCP-based agent workflows. In Proceedings of the 4th Workshop on Practical Adoption Challenges of ML for Systems (PACMI '25). ACM. https://doi.org/10.1145/3766882.3767177</w:t>
      </w:r>
    </w:p>
    <w:p w14:paraId="5E50272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Orru, G., &amp; Longo, L. (2019). The evolution of cognitive load theory and the measurement of its intrinsic, extraneous and germane loads: A review. In L. Longo &amp; M. C. Leva (Eds.), Human mental workload: Models and applications. H-WORKLOAD 2018 (pp. 23–48). Springer. https://doi.org/10.1007/978-3-030-14273-5_3</w:t>
      </w:r>
    </w:p>
    <w:p w14:paraId="43FC17B5"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Ozdemir, S. (2026). Agentic AI: A practical guide to building AI agents and workflows. O'Reilly Media.</w:t>
      </w:r>
    </w:p>
    <w:p w14:paraId="3926483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Pasmore, W., Winby, S., Mohrman, S. A., &amp; Vanasse, R. (2019). Reflections: Sociotechnical systems design and organization change. Journal of Change Management, 19(2), 67–85. https://doi.org/10.1080/14697017.2018.1553761</w:t>
      </w:r>
    </w:p>
    <w:p w14:paraId="0CADD23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Patton, M. Q. (2002). Qualitative research and evaluation methods (3rd ed.). Sage Publications.</w:t>
      </w:r>
    </w:p>
    <w:p w14:paraId="0366F043"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Pearce, H., Ahmad, B., Tan, B., Dolan-Gavitt, B., &amp; Karri, R. (2022). Asleep at the keyboard? Assessing the security of GitHub Copilot's code contributions. In 2022 IEEE Symposium on Security and Privacy (SP) (pp. 754–768). IEEE. https://doi.org/10.1109/sp46214.2022.9833571</w:t>
      </w:r>
    </w:p>
    <w:p w14:paraId="1F1BF11D"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Perry, N., Srivastava, M., Kumar, D., &amp; Boneh, D. (2023). Do users write more insecure code with AI assistants? In Proceedings of the 2023 ACM SIGSAC Conference on Computer and Communications Security (CCS '23) (pp. 2785–2799). ACM. https://doi.org/10.1145/3576915.3623157</w:t>
      </w:r>
    </w:p>
    <w:p w14:paraId="0DFDB6E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Phillips, D. C., &amp; Burbules, N. C. (2000). Postpositivism and educational research. Rowman &amp; Littlefield.</w:t>
      </w:r>
    </w:p>
    <w:p w14:paraId="595EC62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Pink, S., Quilty, E., Grundy, J., &amp; Hoda, R. (2024). Trust, artificial intelligence and software practitioners: An interdisciplinary agenda. AI &amp; Society, 40(2), 639–652. https://doi.org/10.1007/s00146-024-01882-7</w:t>
      </w:r>
    </w:p>
    <w:p w14:paraId="23E4F19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Ponsard, C., Massonet, P., Rifaut, A., Molderez, J. F., van Lamsweerde, A., &amp; Tran Van, H. (2005). Early verification and validation of mission critical systems. Electronic Notes in Theoretical Computer Science, 133, 237–254. https://doi.org/10.1016/j.entcs.2004.08.067</w:t>
      </w:r>
    </w:p>
    <w:p w14:paraId="2115919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Prosise, J. (2022). Applied machine learning and AI for engineers. Microsoft Press.</w:t>
      </w:r>
    </w:p>
    <w:p w14:paraId="537E1B60"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Rastogi, C., Zhang, Y., Wei, D., Varshney, K. R., Dhurandhar, A., &amp; Tomsett, R. (2022). Deciding fast and slow: The role of cognitive biases in AI-assisted decision-making. Proceedings of the ACM on Human-Computer Interaction, 6(CSCW1), 1–22. https://doi.org/10.1145/3512930</w:t>
      </w:r>
    </w:p>
    <w:p w14:paraId="27ED187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Ray, P. P. (2025). A review on vibe coding: Fundamentals, state-of-the-art, challenges and future directions. TechRxiv. https://doi.org/10.36227/techrxiv.174681482.27435614/v1</w:t>
      </w:r>
    </w:p>
    <w:p w14:paraId="4DCFE72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Republic of South Africa. (2013). Protection of Personal Information Act 4 of 2013. Government Gazette No. 37067.</w:t>
      </w:r>
    </w:p>
    <w:p w14:paraId="3BE42BF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Romeo, G., &amp; Conti, D. (2025). Exploring automation bias in human–AI collaboration: A review and implications for explainable AI. AI &amp; Society, 41, 259–278. https://doi.org/10.1007/s00146-025-02422-7</w:t>
      </w:r>
    </w:p>
    <w:p w14:paraId="3B77B0A5"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Ropohl, G. (1999). Philosophy of socio-technical systems. Philosophy &amp; Technology, 4(3), 186–202.</w:t>
      </w:r>
    </w:p>
    <w:p w14:paraId="79C084D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Ruparelia, N. B. (2010). Software development lifecycle models. ACM SIGSOFT Software Engineering Notes, 35(3), 8–13. https://doi.org/10.1145/1764810.1764814</w:t>
      </w:r>
    </w:p>
    <w:p w14:paraId="69B49F8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Russell, S. J., &amp; Norvig, P. (2022). Artificial intelligence: A modern approach (4th ed., Global ed.). Pearson Education.</w:t>
      </w:r>
    </w:p>
    <w:p w14:paraId="51587760"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Russo, D. (2024). Navigating the complexity of generative AI adoption in software engineering. ACM Transactions on Software Engineering and Methodology, 33(5), 1–50. https://doi.org/10.1145/3652154</w:t>
      </w:r>
    </w:p>
    <w:p w14:paraId="49E8715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Sallou, J., Durieux, T., &amp; Panichella, A. (2024). Breaking the silence: The threats of using LLMs in software engineering. In Proceedings of the 2024 ACM/IEEE 44th International Conference on Software Engineering: New Ideas and Emerging Results (ICSE-NIER'24) (pp. 102–106). ACM. https://doi.org/10.1145/3639476.3639764</w:t>
      </w:r>
    </w:p>
    <w:p w14:paraId="7551242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Santos, P. de O., Chamon, A., Moura, P. N. de S., Diirr, B., Alvim, A. C. de F., &amp; Santos, R. P. dos. (2024). Impacts of the usage of generative artificial intelligence on software development process. In XX Brazilian Symposium on Information Systems (SBSI '24) (pp. 1–9). ACM. https://doi.org/10.1145/3658271.3658337</w:t>
      </w:r>
    </w:p>
    <w:p w14:paraId="44E47DDA"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Satzinger, J. W., Jackson, R. B., &amp; Burd, S. D. (2016). Systems analysis and design (7th ed.). Cengage Learning.</w:t>
      </w:r>
    </w:p>
    <w:p w14:paraId="0A0B0620" w14:textId="77777777" w:rsidR="0075092C" w:rsidRPr="00DB74A8" w:rsidRDefault="0075092C" w:rsidP="00DB74A8">
      <w:pPr>
        <w:spacing w:before="240" w:after="240" w:line="360" w:lineRule="auto"/>
        <w:jc w:val="both"/>
        <w:rPr>
          <w:ins w:id="9210" w:author="Claude" w:date="2026-05-29T12:00:00Z"/>
          <w:color w:val="FF0000"/>
          <w:lang w:val="en-ZA"/>
        </w:rPr>
      </w:pPr>
      <w:ins w:id="9211" w:author="Claude" w:date="2026-05-29T12:00:00Z">
        <w:r>
          <w:rPr>
            <w:color w:val="FF0000"/>
            <w:lang w:val="en-ZA"/>
          </w:rPr>
          <w:t>Sarkar, A., Gordon, A. D., Negreanu, C., Poelitz, C., Srinivasa Ragavan, S., &amp; Zorn, B. (2022). What is it like to program with artificial intelligence? In Proceedings of the 33rd Annual Conference of the Psychology of Programming Interest Group (PPIG 2022).</w:t>
        </w:r>
      </w:ins>
    </w:p>
    <w:p w14:paraId="0CBCE8F1"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Saunders, M., Lewis, P., &amp; Thornhill, A. (2019). Research methods for business students (8th ed.). Pearson.</w:t>
      </w:r>
    </w:p>
    <w:p w14:paraId="464129B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SGS South Africa. (2025). ISO/IEC 42001: Trustworthy certification in the age of AI. https://www.sgs.com/en-za/news/2025/09/iso-iec-42001-trustworthy-certification-in-the-age-of-ai</w:t>
      </w:r>
    </w:p>
    <w:p w14:paraId="0A0B0621" w14:textId="77777777" w:rsidR="0075092C" w:rsidRPr="00DB74A8" w:rsidRDefault="0075092C" w:rsidP="00DB74A8">
      <w:pPr>
        <w:spacing w:before="240" w:after="240" w:line="360" w:lineRule="auto"/>
        <w:jc w:val="both"/>
        <w:rPr>
          <w:ins w:id="9212" w:author="Claude" w:date="2026-05-29T12:00:00Z"/>
          <w:color w:val="FF0000"/>
          <w:lang w:val="en-ZA"/>
        </w:rPr>
      </w:pPr>
      <w:ins w:id="9213" w:author="Claude" w:date="2026-05-29T12:00:00Z">
        <w:r>
          <w:rPr>
            <w:color w:val="FF0000"/>
            <w:lang w:val="en-ZA"/>
          </w:rPr>
          <w:t>Sergeyuk, A., Golubev, Y., Bryksin, T., &amp; Ahmed, I. (2025). Using AI-based coding assistants in practice: State of affairs, perceptions, and ways forward. Information and Software Technology, 178, 107610. https://doi.org/10.1016/j.infsof.2024.107610</w:t>
        </w:r>
      </w:ins>
    </w:p>
    <w:p w14:paraId="4CEAF660"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Shavit, Y., Agarwal, S., Brundage, M., Adler, S., O'Keefe, C., Campbell, R., Lee, T., Mishkin, P., Eloundou, T., Hickey, A., &amp; Slama, K. (2024). Practices for governing agentic AI systems. OpenAI.</w:t>
      </w:r>
    </w:p>
    <w:p w14:paraId="6CFA9BF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Shen, J. H., &amp; Tamkin, A. (2026). How AI impacts skill formation. arXiv:2601.20245v1. https://arxiv.org/abs/2601.20245v1</w:t>
      </w:r>
    </w:p>
    <w:p w14:paraId="653F0DF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Sherson, J. (2024). A hybrid intelligent change management approach to generative AI adoption. In F. Lorig et al. (Eds.), HHAI 2024: Hybrid human AI systems for the social good (pp. 472–474). IOS Press. https://doi.org/10.3233/FAIA240228</w:t>
      </w:r>
    </w:p>
    <w:p w14:paraId="3F0729C6"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Shin, W. (2024). A study on test-driven development method with the aid of generative AI in software engineering. International Journal of Internet, Broadcasting and Communication, 16(4), 194–202. http://dx.doi.org/10.7236/IJIBC.2024.16.4.194</w:t>
      </w:r>
    </w:p>
    <w:p w14:paraId="10DA6C7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Shneiderman, B. (2022). Human-centered AI. Oxford University Press.</w:t>
      </w:r>
    </w:p>
    <w:p w14:paraId="2680F64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Shrivastava, M. (2025). A comparative featureset analysis of agentic IDE tools. Journal of Cognitive Computing and Extended Realities.</w:t>
      </w:r>
    </w:p>
    <w:p w14:paraId="3C74560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Skilton, M., &amp; Hovsepian, F. (2018). The 4th industrial revolution: Responding to the impact of artificial intelligence, robotics, and automation. Springer. https://doi.org/10.1007/978-3-319-70166-2</w:t>
      </w:r>
    </w:p>
    <w:p w14:paraId="0A0B0622" w14:textId="77777777" w:rsidR="0075092C" w:rsidRPr="00DB74A8" w:rsidRDefault="0075092C" w:rsidP="00DB74A8">
      <w:pPr>
        <w:spacing w:before="240" w:after="240" w:line="360" w:lineRule="auto"/>
        <w:jc w:val="both"/>
        <w:rPr>
          <w:ins w:id="9214" w:author="Claude" w:date="2026-05-29T12:00:00Z"/>
          <w:color w:val="FF0000"/>
          <w:lang w:val="en-ZA"/>
        </w:rPr>
      </w:pPr>
      <w:ins w:id="9215" w:author="Claude" w:date="2026-05-29T12:00:00Z">
        <w:r>
          <w:rPr>
            <w:color w:val="FF0000"/>
            <w:lang w:val="en-ZA"/>
          </w:rPr>
          <w:t>Smit, D., Eybers, S., van der Merwe, A., Wies, R., Human, N., &amp; Pielmeyer, J. (2024). Integrating the TOE framework and DOI theory to dissect and understand the key elements of AI adoption in sociotechnical systems. South African Computer Journal, 36(2), 159–176. https://doi.org/10.18489/sacj.v36i2.17679</w:t>
        </w:r>
      </w:ins>
    </w:p>
    <w:p w14:paraId="56156E1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Solanke, A. A. (2023). Generative AI's impact on enterprise software development lifecycles: A framework for integration, governance and ROI measurement. Journal of Emerging Technologies and Innovative Research, 10(10), i264–i276.</w:t>
      </w:r>
    </w:p>
    <w:p w14:paraId="0F2E1605"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Sommerville, I. (2020). Engineering software products: An introduction to modern software engineering. Pearson.</w:t>
      </w:r>
    </w:p>
    <w:p w14:paraId="760F7C3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Sonar. (2026). State of code developer survey report 2026. SonarSource. https://sonar.com</w:t>
      </w:r>
    </w:p>
    <w:p w14:paraId="4B1DC90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Spinellis, D. (2026). The impact of AI-assisted code generation on software quality. IEEE Software, 43(1), 12–20.</w:t>
      </w:r>
    </w:p>
    <w:p w14:paraId="50B643CC"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Stack Overflow. (2025). Developer survey 2025. https://survey.stackoverflow.co/2025/</w:t>
      </w:r>
    </w:p>
    <w:p w14:paraId="7B53C7AA"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Steyvers, M., Tejeda, H., Kumar, A., Belem, C., Karny, S., Hu, X., Mayer, L. W., &amp; Smyth, P. (2025). What large language models know and what people think they know. Nature Machine Intelligence, 7(2), 221–231. https://doi.org/10.1038/s42256-024-00976-7</w:t>
      </w:r>
    </w:p>
    <w:p w14:paraId="581FCDCD"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Storey, M. A. (2026). From technical debt to cognitive and intent debt: Rethinking software health in the age of AI. arXiv:2603.22106. https://arxiv.org/abs/2603.22106</w:t>
      </w:r>
    </w:p>
    <w:p w14:paraId="572713DA"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Sweller, J. (1988). Cognitive load during problem solving: Effects on learning. Cognitive Science, 12(2), 257–285. https://doi.org/10.1207/s15516709cog1202_4</w:t>
      </w:r>
    </w:p>
    <w:p w14:paraId="11317EFF"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Sweller, J., van Merriënboer, J. J. G., &amp; Paas, F. (2011). Cognitive load theory. Springer. https://doi.org/10.1007/978-1-4419-8126-4</w:t>
      </w:r>
    </w:p>
    <w:p w14:paraId="32E1A639"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Taulli, T. (2024). AI-assisted programming: Better planning, coding, testing, and deployment. Apress.</w:t>
      </w:r>
    </w:p>
    <w:p w14:paraId="0A0B0615" w14:textId="77777777" w:rsidR="0075092C" w:rsidRPr="00DB74A8" w:rsidRDefault="0075092C" w:rsidP="00DB74A8">
      <w:pPr>
        <w:spacing w:before="240" w:after="240" w:line="360" w:lineRule="auto"/>
        <w:jc w:val="both"/>
        <w:rPr>
          <w:ins w:id="9192" w:author="Claude" w:date="2026-05-29T12:00:00Z"/>
          <w:color w:val="FF0000"/>
          <w:lang w:val="en-ZA"/>
        </w:rPr>
      </w:pPr>
      <w:ins w:id="9193" w:author="Claude" w:date="2026-05-29T12:00:00Z">
        <w:r>
          <w:rPr>
            <w:color w:val="FF0000"/>
            <w:lang w:val="en-ZA"/>
          </w:rPr>
          <w:t>Thomas, D., &amp; Hunt, A. (2019). The pragmatic programmer: Your journey to mastery (20th anniversary ed.). Addison-Wesley Professional.</w:t>
        </w:r>
      </w:ins>
    </w:p>
    <w:p w14:paraId="15B2AB48"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Trist, E. L., &amp; Bamforth, K. W. (1951). Some social and psychological consequences of the longwall method of coal-getting. Human Relations, 4(1), 3–38. https://doi.org/10.1177/001872675100400101</w:t>
      </w:r>
    </w:p>
    <w:p w14:paraId="0261A31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Trist, E. L. (1981). The evolution of socio-technical systems as a conceptual framework and as an action research program. In A. H. Van de Ven &amp; W. F. Joyce (Eds.), Perspectives on organization design and behavior (pp. 19–75). John Wiley &amp; Sons.</w:t>
      </w:r>
    </w:p>
    <w:p w14:paraId="76B9F966"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Trott, S., Jones, C., Chang, T., Michaelov, J. M., &amp; Bergen, B. (2023). Do large language models know what humans know? Cognitive Science, 47(7), e13309. https://doi.org/10.1111/cogs.13309</w:t>
      </w:r>
    </w:p>
    <w:p w14:paraId="0A0B0623" w14:textId="77777777" w:rsidR="0075092C" w:rsidRPr="00DB74A8" w:rsidRDefault="0075092C" w:rsidP="00DB74A8">
      <w:pPr>
        <w:spacing w:before="240" w:after="240" w:line="360" w:lineRule="auto"/>
        <w:jc w:val="both"/>
        <w:rPr>
          <w:ins w:id="9216" w:author="Claude" w:date="2026-05-29T12:00:00Z"/>
          <w:color w:val="FF0000"/>
          <w:lang w:val="en-ZA"/>
        </w:rPr>
      </w:pPr>
      <w:ins w:id="9217" w:author="Claude" w:date="2026-05-29T12:00:00Z">
        <w:r>
          <w:rPr>
            <w:color w:val="FF0000"/>
            <w:lang w:val="en-ZA"/>
          </w:rPr>
          <w:t>Twinomurinzi, H., &amp; Gumbo, S. (2023). ChatGPT in scholarly discourse: Sentiments and an inflection point. In A. Gerber &amp; M. Coetzee (Eds.), SAICSIT 2023, Communications in Computer and Information Science (Vol. 1878, pp. 258–272). Springer. https://doi.org/10.1007/978-3-031-39652-6_17</w:t>
        </w:r>
      </w:ins>
    </w:p>
    <w:p w14:paraId="57A1B4AB"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Vaswani, A., Shazeer, N., Parmar, N., Uszkoreit, J., Jones, L., Gomez, A. N., Kaiser, Ł., &amp; Polosukhin, I. (2017). Attention is all you need. Advances in Neural Information Processing Systems, 30, 5998–6008.</w:t>
      </w:r>
    </w:p>
    <w:p w14:paraId="719CE334"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lastRenderedPageBreak/>
        <w:t>Vercel. (2026). Vercel April 2026 security incident. https://vercel.com/kb/bulletin/vercel-april-2026-security-incident</w:t>
      </w:r>
    </w:p>
    <w:p w14:paraId="2AC52EFD"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Walker, G. H. (2008). Command and control: The sociotechnical perspective. Routledge.</w:t>
      </w:r>
    </w:p>
    <w:p w14:paraId="69A8655E" w14:textId="77777777" w:rsidR="0075092C" w:rsidRPr="00DB74A8" w:rsidRDefault="0075092C" w:rsidP="00DB74A8">
      <w:pPr>
        <w:spacing w:before="240" w:after="240" w:line="360" w:lineRule="auto"/>
        <w:jc w:val="both"/>
        <w:rPr>
          <w:color w:val="000000" w:themeColor="text1"/>
          <w:lang w:val="en-ZA"/>
        </w:rPr>
      </w:pPr>
      <w:r>
        <w:rPr>
          <w:color w:val="000000" w:themeColor="text1"/>
          <w:lang w:val="en-ZA"/>
        </w:rPr>
        <w:t>Xpatweb. (2025). 2025 Critical skills survey full report. https://xpatweb.com/downloads/2025-Xpatweb-Critical-Skills-Survey-Full-Report.pdf</w:t>
      </w:r>
    </w:p>
    <w:p w14:paraId="0A0B0511" w14:textId="77777777" w:rsidR="0075092C" w:rsidRPr="00DB74A8" w:rsidRDefault="0075092C" w:rsidP="00DB74A8">
      <w:pPr>
        <w:spacing w:before="240" w:after="240" w:line="360" w:lineRule="auto"/>
        <w:jc w:val="both"/>
        <w:rPr>
          <w:ins w:id="9105" w:author="Claude" w:date="2026-05-29T12:00:00Z"/>
          <w:color w:val="000000" w:themeColor="text1"/>
          <w:lang w:val="en-ZA"/>
        </w:rPr>
      </w:pPr>
      <w:ins w:id="9106" w:author="Claude" w:date="2026-05-29T12:00:00Z">
        <w:r>
          <w:rPr>
            <w:color w:val="000000" w:themeColor="text1"/>
            <w:lang w:val="en-ZA"/>
          </w:rPr>
          <w:t>Yin, R. K. (2018). Case study research and applications: Design and methods (6th ed.). SAGE Publications.</w:t>
        </w:r>
      </w:ins>
    </w:p>
    <w:p w14:paraId="08B77BA1" w14:textId="04ECF2EE" w:rsidR="009F7B97" w:rsidRPr="00DB74A8" w:rsidRDefault="009F7B97" w:rsidP="00DB74A8">
      <w:pPr>
        <w:spacing w:before="240" w:after="240" w:line="360" w:lineRule="auto"/>
        <w:jc w:val="both"/>
        <w:rPr>
          <w:color w:val="000000" w:themeColor="text1"/>
        </w:rPr>
      </w:pPr>
    </w:p>
    <w:p w14:paraId="11304611" w14:textId="77777777" w:rsidR="009F7B97" w:rsidRPr="00DB74A8" w:rsidRDefault="009F7B97" w:rsidP="00DB74A8">
      <w:pPr>
        <w:spacing w:line="360" w:lineRule="auto"/>
        <w:jc w:val="both"/>
        <w:rPr>
          <w:color w:val="000000" w:themeColor="text1"/>
        </w:rPr>
      </w:pPr>
      <w:r>
        <w:rPr>
          <w:color w:val="000000" w:themeColor="text1"/>
        </w:rPr>
        <w:br w:type="page"/>
      </w:r>
    </w:p>
    <w:p w14:paraId="5582D2C7" w14:textId="77777777" w:rsidR="009F7B97" w:rsidRPr="00DB74A8" w:rsidRDefault="009F7B97" w:rsidP="00DB74A8">
      <w:pPr>
        <w:pStyle w:val="Heading1"/>
        <w:spacing w:line="360" w:lineRule="auto"/>
        <w:jc w:val="both"/>
        <w:rPr>
          <w:b/>
          <w:bCs/>
          <w:color w:val="000000" w:themeColor="text1"/>
          <w:sz w:val="22"/>
          <w:szCs w:val="22"/>
          <w:lang w:val="en-ZA"/>
        </w:rPr>
      </w:pPr>
      <w:bookmarkStart w:id="177" w:name="_Toc229153163"/>
      <w:r>
        <w:rPr>
          <w:b/>
          <w:bCs/>
          <w:color w:val="000000" w:themeColor="text1"/>
          <w:sz w:val="22"/>
          <w:szCs w:val="22"/>
          <w:lang w:val="en-ZA"/>
        </w:rPr>
        <w:lastRenderedPageBreak/>
        <w:t>APPENDIX A: ESTIMATED RESEARCH BUDGET</w:t>
      </w:r>
      <w:bookmarkEnd w:id="177"/>
    </w:p>
    <w:tbl>
      <w:tblPr>
        <w:tblStyle w:val="TableGridLight"/>
        <w:tblW w:w="0" w:type="auto"/>
        <w:tblLook w:val="04A0" w:firstRow="1" w:lastRow="0" w:firstColumn="1" w:lastColumn="0" w:noHBand="0" w:noVBand="1"/>
      </w:tblPr>
      <w:tblGrid>
        <w:gridCol w:w="2363"/>
        <w:gridCol w:w="5263"/>
        <w:gridCol w:w="1724"/>
      </w:tblGrid>
      <w:tr w:rsidR="009F7B97" w:rsidRPr="00DB74A8" w14:paraId="53F3006C" w14:textId="77777777" w:rsidTr="009F7B97">
        <w:tc>
          <w:tcPr>
            <w:tcW w:w="0" w:type="auto"/>
            <w:hideMark/>
          </w:tcPr>
          <w:p w14:paraId="16DD100F" w14:textId="77777777" w:rsidR="009F7B97" w:rsidRPr="00DB74A8" w:rsidRDefault="009F7B97" w:rsidP="00DB74A8">
            <w:pPr>
              <w:spacing w:before="240" w:after="240" w:line="360" w:lineRule="auto"/>
              <w:jc w:val="both"/>
              <w:rPr>
                <w:b/>
                <w:bCs/>
                <w:color w:val="000000" w:themeColor="text1"/>
                <w:lang w:val="en-ZA"/>
              </w:rPr>
            </w:pPr>
            <w:r>
              <w:rPr>
                <w:b/>
                <w:bCs/>
                <w:color w:val="000000" w:themeColor="text1"/>
                <w:lang w:val="en-ZA"/>
              </w:rPr>
              <w:t>Item</w:t>
            </w:r>
          </w:p>
        </w:tc>
        <w:tc>
          <w:tcPr>
            <w:tcW w:w="0" w:type="auto"/>
            <w:hideMark/>
          </w:tcPr>
          <w:p w14:paraId="39BDDB47" w14:textId="77777777" w:rsidR="009F7B97" w:rsidRPr="00DB74A8" w:rsidRDefault="009F7B97" w:rsidP="00DB74A8">
            <w:pPr>
              <w:spacing w:before="240" w:after="240" w:line="360" w:lineRule="auto"/>
              <w:jc w:val="both"/>
              <w:rPr>
                <w:b/>
                <w:bCs/>
                <w:color w:val="000000" w:themeColor="text1"/>
                <w:lang w:val="en-ZA"/>
              </w:rPr>
            </w:pPr>
            <w:r>
              <w:rPr>
                <w:b/>
                <w:bCs/>
                <w:color w:val="000000" w:themeColor="text1"/>
                <w:lang w:val="en-ZA"/>
              </w:rPr>
              <w:t>Description</w:t>
            </w:r>
          </w:p>
        </w:tc>
        <w:tc>
          <w:tcPr>
            <w:tcW w:w="0" w:type="auto"/>
            <w:hideMark/>
          </w:tcPr>
          <w:p w14:paraId="439205BD" w14:textId="77777777" w:rsidR="009F7B97" w:rsidRPr="00DB74A8" w:rsidRDefault="009F7B97" w:rsidP="00DB74A8">
            <w:pPr>
              <w:spacing w:before="240" w:after="240" w:line="360" w:lineRule="auto"/>
              <w:jc w:val="both"/>
              <w:rPr>
                <w:b/>
                <w:bCs/>
                <w:color w:val="000000" w:themeColor="text1"/>
                <w:lang w:val="en-ZA"/>
              </w:rPr>
            </w:pPr>
            <w:r>
              <w:rPr>
                <w:b/>
                <w:bCs/>
                <w:color w:val="000000" w:themeColor="text1"/>
                <w:lang w:val="en-ZA"/>
              </w:rPr>
              <w:t>Estimated Cost (ZAR)</w:t>
            </w:r>
          </w:p>
        </w:tc>
      </w:tr>
      <w:tr w:rsidR="009F7B97" w:rsidRPr="00DB74A8" w14:paraId="60349396" w14:textId="77777777" w:rsidTr="009F7B97">
        <w:tc>
          <w:tcPr>
            <w:tcW w:w="0" w:type="auto"/>
            <w:hideMark/>
          </w:tcPr>
          <w:p w14:paraId="2C640421"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NVivo software licence</w:t>
            </w:r>
          </w:p>
        </w:tc>
        <w:tc>
          <w:tcPr>
            <w:tcW w:w="0" w:type="auto"/>
            <w:hideMark/>
          </w:tcPr>
          <w:p w14:paraId="13FF381D"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Qualitative data management and coding software for thematic analysis</w:t>
            </w:r>
          </w:p>
        </w:tc>
        <w:tc>
          <w:tcPr>
            <w:tcW w:w="0" w:type="auto"/>
            <w:hideMark/>
          </w:tcPr>
          <w:p w14:paraId="41186702"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 3,500</w:t>
            </w:r>
          </w:p>
        </w:tc>
      </w:tr>
      <w:tr w:rsidR="009F7B97" w:rsidRPr="00DB74A8" w14:paraId="1767340B" w14:textId="77777777" w:rsidTr="009F7B97">
        <w:tc>
          <w:tcPr>
            <w:tcW w:w="0" w:type="auto"/>
            <w:hideMark/>
          </w:tcPr>
          <w:p w14:paraId="5C0ED5DB"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Video conferencing platform</w:t>
            </w:r>
          </w:p>
        </w:tc>
        <w:tc>
          <w:tcPr>
            <w:tcW w:w="0" w:type="auto"/>
            <w:hideMark/>
          </w:tcPr>
          <w:p w14:paraId="402F0FC5"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POPIA-compliant platform to be confirmed with University of Venda Research Ethics Committee prior to deployment</w:t>
            </w:r>
          </w:p>
        </w:tc>
        <w:tc>
          <w:tcPr>
            <w:tcW w:w="0" w:type="auto"/>
            <w:hideMark/>
          </w:tcPr>
          <w:p w14:paraId="687CD0E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 0</w:t>
            </w:r>
          </w:p>
        </w:tc>
      </w:tr>
      <w:tr w:rsidR="009F7B97" w:rsidRPr="00DB74A8" w14:paraId="0621E53C" w14:textId="77777777" w:rsidTr="009F7B97">
        <w:tc>
          <w:tcPr>
            <w:tcW w:w="0" w:type="auto"/>
            <w:hideMark/>
          </w:tcPr>
          <w:p w14:paraId="6D4442B7"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Transcription</w:t>
            </w:r>
          </w:p>
        </w:tc>
        <w:tc>
          <w:tcPr>
            <w:tcW w:w="0" w:type="auto"/>
            <w:hideMark/>
          </w:tcPr>
          <w:p w14:paraId="6EC05393"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Verbatim transcription of audio-recorded interviews</w:t>
            </w:r>
          </w:p>
        </w:tc>
        <w:tc>
          <w:tcPr>
            <w:tcW w:w="0" w:type="auto"/>
            <w:hideMark/>
          </w:tcPr>
          <w:p w14:paraId="63531A39"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 2,500</w:t>
            </w:r>
          </w:p>
        </w:tc>
      </w:tr>
      <w:tr w:rsidR="009F7B97" w:rsidRPr="00DB74A8" w14:paraId="09EBAF52" w14:textId="77777777" w:rsidTr="009F7B97">
        <w:tc>
          <w:tcPr>
            <w:tcW w:w="0" w:type="auto"/>
            <w:hideMark/>
          </w:tcPr>
          <w:p w14:paraId="5D63F12F"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Internet and communication</w:t>
            </w:r>
          </w:p>
        </w:tc>
        <w:tc>
          <w:tcPr>
            <w:tcW w:w="0" w:type="auto"/>
            <w:hideMark/>
          </w:tcPr>
          <w:p w14:paraId="5E286F5D"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Data costs for recruitment and follow-up via LinkedIn and email</w:t>
            </w:r>
          </w:p>
        </w:tc>
        <w:tc>
          <w:tcPr>
            <w:tcW w:w="0" w:type="auto"/>
            <w:hideMark/>
          </w:tcPr>
          <w:p w14:paraId="50453413"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 1,200</w:t>
            </w:r>
          </w:p>
        </w:tc>
      </w:tr>
      <w:tr w:rsidR="009F7B97" w:rsidRPr="00DB74A8" w14:paraId="0824C2D9" w14:textId="77777777" w:rsidTr="009F7B97">
        <w:tc>
          <w:tcPr>
            <w:tcW w:w="0" w:type="auto"/>
            <w:hideMark/>
          </w:tcPr>
          <w:p w14:paraId="31B19E47"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Printing and binding</w:t>
            </w:r>
          </w:p>
        </w:tc>
        <w:tc>
          <w:tcPr>
            <w:tcW w:w="0" w:type="auto"/>
            <w:hideMark/>
          </w:tcPr>
          <w:p w14:paraId="0611DA32"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Final dissertation copies</w:t>
            </w:r>
          </w:p>
        </w:tc>
        <w:tc>
          <w:tcPr>
            <w:tcW w:w="0" w:type="auto"/>
            <w:hideMark/>
          </w:tcPr>
          <w:p w14:paraId="75EC5FD1"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 3,000</w:t>
            </w:r>
          </w:p>
        </w:tc>
      </w:tr>
      <w:tr w:rsidR="009F7B97" w:rsidRPr="00DB74A8" w14:paraId="16C59FE3" w14:textId="77777777" w:rsidTr="009F7B97">
        <w:tc>
          <w:tcPr>
            <w:tcW w:w="0" w:type="auto"/>
            <w:hideMark/>
          </w:tcPr>
          <w:p w14:paraId="0553C44B"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Typing and proofreading services</w:t>
            </w:r>
          </w:p>
        </w:tc>
        <w:tc>
          <w:tcPr>
            <w:tcW w:w="0" w:type="auto"/>
            <w:hideMark/>
          </w:tcPr>
          <w:p w14:paraId="799E3354"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Polishing and proofreading for final submission</w:t>
            </w:r>
          </w:p>
        </w:tc>
        <w:tc>
          <w:tcPr>
            <w:tcW w:w="0" w:type="auto"/>
            <w:hideMark/>
          </w:tcPr>
          <w:p w14:paraId="452425A9"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 6,000</w:t>
            </w:r>
          </w:p>
        </w:tc>
      </w:tr>
      <w:tr w:rsidR="009F7B97" w:rsidRPr="00DB74A8" w14:paraId="51A723CD" w14:textId="77777777" w:rsidTr="009F7B97">
        <w:tc>
          <w:tcPr>
            <w:tcW w:w="0" w:type="auto"/>
            <w:hideMark/>
          </w:tcPr>
          <w:p w14:paraId="369372A0"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Contingency</w:t>
            </w:r>
          </w:p>
        </w:tc>
        <w:tc>
          <w:tcPr>
            <w:tcW w:w="0" w:type="auto"/>
            <w:hideMark/>
          </w:tcPr>
          <w:p w14:paraId="51A12F94"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Unforeseen expenses (10%)</w:t>
            </w:r>
          </w:p>
        </w:tc>
        <w:tc>
          <w:tcPr>
            <w:tcW w:w="0" w:type="auto"/>
            <w:hideMark/>
          </w:tcPr>
          <w:p w14:paraId="2FAB173C"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 1,620</w:t>
            </w:r>
          </w:p>
        </w:tc>
      </w:tr>
      <w:tr w:rsidR="009F7B97" w:rsidRPr="00DB74A8" w14:paraId="5CADA7B6" w14:textId="77777777" w:rsidTr="009F7B97">
        <w:tc>
          <w:tcPr>
            <w:tcW w:w="0" w:type="auto"/>
            <w:hideMark/>
          </w:tcPr>
          <w:p w14:paraId="1415427F" w14:textId="77777777" w:rsidR="009F7B97" w:rsidRPr="00DB74A8" w:rsidRDefault="009F7B97" w:rsidP="00DB74A8">
            <w:pPr>
              <w:spacing w:before="240" w:after="240" w:line="360" w:lineRule="auto"/>
              <w:jc w:val="both"/>
              <w:rPr>
                <w:color w:val="000000" w:themeColor="text1"/>
                <w:lang w:val="en-ZA"/>
              </w:rPr>
            </w:pPr>
            <w:r>
              <w:rPr>
                <w:b/>
                <w:bCs/>
                <w:color w:val="000000" w:themeColor="text1"/>
                <w:lang w:val="en-ZA"/>
              </w:rPr>
              <w:t>Total</w:t>
            </w:r>
          </w:p>
        </w:tc>
        <w:tc>
          <w:tcPr>
            <w:tcW w:w="0" w:type="auto"/>
            <w:hideMark/>
          </w:tcPr>
          <w:p w14:paraId="0EA4BF82" w14:textId="77777777" w:rsidR="009F7B97" w:rsidRPr="00DB74A8" w:rsidRDefault="009F7B97" w:rsidP="00DB74A8">
            <w:pPr>
              <w:spacing w:before="240" w:after="240" w:line="360" w:lineRule="auto"/>
              <w:jc w:val="both"/>
              <w:rPr>
                <w:color w:val="000000" w:themeColor="text1"/>
                <w:lang w:val="en-ZA"/>
              </w:rPr>
            </w:pPr>
          </w:p>
        </w:tc>
        <w:tc>
          <w:tcPr>
            <w:tcW w:w="0" w:type="auto"/>
            <w:hideMark/>
          </w:tcPr>
          <w:p w14:paraId="615388A2" w14:textId="77777777" w:rsidR="009F7B97" w:rsidRPr="00DB74A8" w:rsidRDefault="009F7B97" w:rsidP="00DB74A8">
            <w:pPr>
              <w:spacing w:before="240" w:after="240" w:line="360" w:lineRule="auto"/>
              <w:jc w:val="both"/>
              <w:rPr>
                <w:color w:val="000000" w:themeColor="text1"/>
                <w:lang w:val="en-ZA"/>
              </w:rPr>
            </w:pPr>
            <w:r>
              <w:rPr>
                <w:b/>
                <w:bCs/>
                <w:color w:val="000000" w:themeColor="text1"/>
                <w:lang w:val="en-ZA"/>
              </w:rPr>
              <w:t>R 17,820 – R 19,020</w:t>
            </w:r>
          </w:p>
        </w:tc>
      </w:tr>
    </w:tbl>
    <w:p w14:paraId="058CD1A2" w14:textId="2E727A36" w:rsidR="009F7B97" w:rsidRPr="00DB74A8" w:rsidRDefault="009F7B97" w:rsidP="00DB74A8">
      <w:pPr>
        <w:spacing w:line="360" w:lineRule="auto"/>
        <w:jc w:val="both"/>
        <w:rPr>
          <w:color w:val="000000" w:themeColor="text1"/>
          <w:lang w:val="en-ZA"/>
        </w:rPr>
      </w:pPr>
    </w:p>
    <w:p w14:paraId="704E6644" w14:textId="77777777" w:rsidR="009F7B97" w:rsidRPr="00DB74A8" w:rsidRDefault="009F7B97" w:rsidP="00DB74A8">
      <w:pPr>
        <w:spacing w:before="240" w:after="240" w:line="360" w:lineRule="auto"/>
        <w:jc w:val="both"/>
        <w:rPr>
          <w:color w:val="000000" w:themeColor="text1"/>
          <w:lang w:val="en-ZA"/>
        </w:rPr>
      </w:pPr>
    </w:p>
    <w:p w14:paraId="7EEDCB94" w14:textId="77777777" w:rsidR="009F7B97" w:rsidRPr="00DB74A8" w:rsidRDefault="009F7B97" w:rsidP="00DB74A8">
      <w:pPr>
        <w:pStyle w:val="Heading1"/>
        <w:spacing w:line="360" w:lineRule="auto"/>
        <w:jc w:val="both"/>
        <w:rPr>
          <w:b/>
          <w:bCs/>
          <w:color w:val="000000" w:themeColor="text1"/>
          <w:sz w:val="22"/>
          <w:szCs w:val="22"/>
          <w:lang w:val="en-ZA"/>
        </w:rPr>
      </w:pPr>
      <w:bookmarkStart w:id="178" w:name="_Toc229153164"/>
      <w:r>
        <w:rPr>
          <w:b/>
          <w:bCs/>
          <w:color w:val="000000" w:themeColor="text1"/>
          <w:sz w:val="22"/>
          <w:szCs w:val="22"/>
          <w:lang w:val="en-ZA"/>
        </w:rPr>
        <w:lastRenderedPageBreak/>
        <w:t>APPENDIX B: RESEARCH TIMELINE</w:t>
      </w:r>
      <w:bookmarkEnd w:id="178"/>
    </w:p>
    <w:tbl>
      <w:tblPr>
        <w:tblStyle w:val="TableGridLight"/>
        <w:tblW w:w="0" w:type="auto"/>
        <w:tblLook w:val="04A0" w:firstRow="1" w:lastRow="0" w:firstColumn="1" w:lastColumn="0" w:noHBand="0" w:noVBand="1"/>
      </w:tblPr>
      <w:tblGrid>
        <w:gridCol w:w="865"/>
        <w:gridCol w:w="3558"/>
        <w:gridCol w:w="2977"/>
        <w:gridCol w:w="1950"/>
      </w:tblGrid>
      <w:tr w:rsidR="009F7B97" w:rsidRPr="00DB74A8" w14:paraId="1CCD4980" w14:textId="77777777" w:rsidTr="009F7B97">
        <w:tc>
          <w:tcPr>
            <w:tcW w:w="0" w:type="auto"/>
            <w:hideMark/>
          </w:tcPr>
          <w:p w14:paraId="03A7E302" w14:textId="77777777" w:rsidR="009F7B97" w:rsidRPr="00DB74A8" w:rsidRDefault="009F7B97" w:rsidP="00DB74A8">
            <w:pPr>
              <w:spacing w:before="240" w:after="240" w:line="360" w:lineRule="auto"/>
              <w:jc w:val="both"/>
              <w:rPr>
                <w:b/>
                <w:bCs/>
                <w:color w:val="000000" w:themeColor="text1"/>
                <w:lang w:val="en-ZA"/>
              </w:rPr>
            </w:pPr>
            <w:r>
              <w:rPr>
                <w:b/>
                <w:bCs/>
                <w:color w:val="000000" w:themeColor="text1"/>
                <w:lang w:val="en-ZA"/>
              </w:rPr>
              <w:t>Phase</w:t>
            </w:r>
          </w:p>
        </w:tc>
        <w:tc>
          <w:tcPr>
            <w:tcW w:w="0" w:type="auto"/>
            <w:hideMark/>
          </w:tcPr>
          <w:p w14:paraId="5ABC691D" w14:textId="77777777" w:rsidR="009F7B97" w:rsidRPr="00DB74A8" w:rsidRDefault="009F7B97" w:rsidP="00DB74A8">
            <w:pPr>
              <w:spacing w:before="240" w:after="240" w:line="360" w:lineRule="auto"/>
              <w:jc w:val="both"/>
              <w:rPr>
                <w:b/>
                <w:bCs/>
                <w:color w:val="000000" w:themeColor="text1"/>
                <w:lang w:val="en-ZA"/>
              </w:rPr>
            </w:pPr>
            <w:r>
              <w:rPr>
                <w:b/>
                <w:bCs/>
                <w:color w:val="000000" w:themeColor="text1"/>
                <w:lang w:val="en-ZA"/>
              </w:rPr>
              <w:t>Activity</w:t>
            </w:r>
          </w:p>
        </w:tc>
        <w:tc>
          <w:tcPr>
            <w:tcW w:w="0" w:type="auto"/>
            <w:hideMark/>
          </w:tcPr>
          <w:p w14:paraId="09196FE1" w14:textId="77777777" w:rsidR="009F7B97" w:rsidRPr="00DB74A8" w:rsidRDefault="009F7B97" w:rsidP="00DB74A8">
            <w:pPr>
              <w:spacing w:before="240" w:after="240" w:line="360" w:lineRule="auto"/>
              <w:jc w:val="both"/>
              <w:rPr>
                <w:b/>
                <w:bCs/>
                <w:color w:val="000000" w:themeColor="text1"/>
                <w:lang w:val="en-ZA"/>
              </w:rPr>
            </w:pPr>
            <w:r>
              <w:rPr>
                <w:b/>
                <w:bCs/>
                <w:color w:val="000000" w:themeColor="text1"/>
                <w:lang w:val="en-ZA"/>
              </w:rPr>
              <w:t>Duration</w:t>
            </w:r>
          </w:p>
        </w:tc>
        <w:tc>
          <w:tcPr>
            <w:tcW w:w="0" w:type="auto"/>
            <w:hideMark/>
          </w:tcPr>
          <w:p w14:paraId="2FE5C542" w14:textId="77777777" w:rsidR="009F7B97" w:rsidRPr="00DB74A8" w:rsidRDefault="009F7B97" w:rsidP="00DB74A8">
            <w:pPr>
              <w:spacing w:before="240" w:after="240" w:line="360" w:lineRule="auto"/>
              <w:jc w:val="both"/>
              <w:rPr>
                <w:b/>
                <w:bCs/>
                <w:color w:val="000000" w:themeColor="text1"/>
                <w:lang w:val="en-ZA"/>
              </w:rPr>
            </w:pPr>
            <w:r>
              <w:rPr>
                <w:b/>
                <w:bCs/>
                <w:color w:val="000000" w:themeColor="text1"/>
                <w:lang w:val="en-ZA"/>
              </w:rPr>
              <w:t>Period</w:t>
            </w:r>
          </w:p>
        </w:tc>
      </w:tr>
      <w:tr w:rsidR="009F7B97" w:rsidRPr="00DB74A8" w14:paraId="5C00DA22" w14:textId="77777777" w:rsidTr="009F7B97">
        <w:tc>
          <w:tcPr>
            <w:tcW w:w="0" w:type="auto"/>
            <w:hideMark/>
          </w:tcPr>
          <w:p w14:paraId="0A8962C9"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1</w:t>
            </w:r>
          </w:p>
        </w:tc>
        <w:tc>
          <w:tcPr>
            <w:tcW w:w="0" w:type="auto"/>
            <w:hideMark/>
          </w:tcPr>
          <w:p w14:paraId="539F5DBC"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Ethics approval application and clearance</w:t>
            </w:r>
          </w:p>
        </w:tc>
        <w:tc>
          <w:tcPr>
            <w:tcW w:w="0" w:type="auto"/>
            <w:hideMark/>
          </w:tcPr>
          <w:p w14:paraId="23DBCF4A"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4–6 weeks</w:t>
            </w:r>
          </w:p>
        </w:tc>
        <w:tc>
          <w:tcPr>
            <w:tcW w:w="0" w:type="auto"/>
            <w:hideMark/>
          </w:tcPr>
          <w:p w14:paraId="42AC0321"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April–May 2026</w:t>
            </w:r>
          </w:p>
        </w:tc>
      </w:tr>
      <w:tr w:rsidR="009F7B97" w:rsidRPr="00DB74A8" w14:paraId="6283521F" w14:textId="77777777" w:rsidTr="009F7B97">
        <w:tc>
          <w:tcPr>
            <w:tcW w:w="0" w:type="auto"/>
            <w:hideMark/>
          </w:tcPr>
          <w:p w14:paraId="27BD3FB1"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2</w:t>
            </w:r>
          </w:p>
        </w:tc>
        <w:tc>
          <w:tcPr>
            <w:tcW w:w="0" w:type="auto"/>
            <w:hideMark/>
          </w:tcPr>
          <w:p w14:paraId="22412E03"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Interview guide development and pilot testing</w:t>
            </w:r>
          </w:p>
        </w:tc>
        <w:tc>
          <w:tcPr>
            <w:tcW w:w="0" w:type="auto"/>
            <w:hideMark/>
          </w:tcPr>
          <w:p w14:paraId="398EF23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2–3 weeks</w:t>
            </w:r>
          </w:p>
        </w:tc>
        <w:tc>
          <w:tcPr>
            <w:tcW w:w="0" w:type="auto"/>
            <w:hideMark/>
          </w:tcPr>
          <w:p w14:paraId="3BEF32F9"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June 2026</w:t>
            </w:r>
          </w:p>
        </w:tc>
      </w:tr>
      <w:tr w:rsidR="009F7B97" w:rsidRPr="00DB74A8" w14:paraId="66EB3B13" w14:textId="77777777" w:rsidTr="009F7B97">
        <w:tc>
          <w:tcPr>
            <w:tcW w:w="0" w:type="auto"/>
            <w:hideMark/>
          </w:tcPr>
          <w:p w14:paraId="62F25D0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3</w:t>
            </w:r>
          </w:p>
        </w:tc>
        <w:tc>
          <w:tcPr>
            <w:tcW w:w="0" w:type="auto"/>
            <w:hideMark/>
          </w:tcPr>
          <w:p w14:paraId="06E7D9B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Participant recruitment via LinkedIn and snowball sampling</w:t>
            </w:r>
          </w:p>
        </w:tc>
        <w:tc>
          <w:tcPr>
            <w:tcW w:w="0" w:type="auto"/>
            <w:hideMark/>
          </w:tcPr>
          <w:p w14:paraId="07982B35"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2–3 weeks</w:t>
            </w:r>
          </w:p>
        </w:tc>
        <w:tc>
          <w:tcPr>
            <w:tcW w:w="0" w:type="auto"/>
            <w:hideMark/>
          </w:tcPr>
          <w:p w14:paraId="73BE4F0A"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June 2026</w:t>
            </w:r>
          </w:p>
        </w:tc>
      </w:tr>
      <w:tr w:rsidR="009F7B97" w:rsidRPr="00DB74A8" w14:paraId="6474C433" w14:textId="77777777" w:rsidTr="009F7B97">
        <w:tc>
          <w:tcPr>
            <w:tcW w:w="0" w:type="auto"/>
            <w:hideMark/>
          </w:tcPr>
          <w:p w14:paraId="69463F43"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4</w:t>
            </w:r>
          </w:p>
        </w:tc>
        <w:tc>
          <w:tcPr>
            <w:tcW w:w="0" w:type="auto"/>
            <w:hideMark/>
          </w:tcPr>
          <w:p w14:paraId="46F5D4BE"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Data collection through semi-structured interviews</w:t>
            </w:r>
          </w:p>
        </w:tc>
        <w:tc>
          <w:tcPr>
            <w:tcW w:w="0" w:type="auto"/>
            <w:hideMark/>
          </w:tcPr>
          <w:p w14:paraId="5FEF49F9"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4–8 weeks</w:t>
            </w:r>
          </w:p>
        </w:tc>
        <w:tc>
          <w:tcPr>
            <w:tcW w:w="0" w:type="auto"/>
            <w:hideMark/>
          </w:tcPr>
          <w:p w14:paraId="79F5C433"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June–July 2026</w:t>
            </w:r>
          </w:p>
        </w:tc>
      </w:tr>
      <w:tr w:rsidR="009F7B97" w:rsidRPr="00DB74A8" w14:paraId="7FF92920" w14:textId="77777777" w:rsidTr="009F7B97">
        <w:tc>
          <w:tcPr>
            <w:tcW w:w="0" w:type="auto"/>
            <w:hideMark/>
          </w:tcPr>
          <w:p w14:paraId="6E97B31D"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5</w:t>
            </w:r>
          </w:p>
        </w:tc>
        <w:tc>
          <w:tcPr>
            <w:tcW w:w="0" w:type="auto"/>
            <w:hideMark/>
          </w:tcPr>
          <w:p w14:paraId="4CBF5087"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Transcription and NVivo data preparation</w:t>
            </w:r>
          </w:p>
        </w:tc>
        <w:tc>
          <w:tcPr>
            <w:tcW w:w="0" w:type="auto"/>
            <w:hideMark/>
          </w:tcPr>
          <w:p w14:paraId="62812195"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2–3 weeks</w:t>
            </w:r>
          </w:p>
        </w:tc>
        <w:tc>
          <w:tcPr>
            <w:tcW w:w="0" w:type="auto"/>
            <w:hideMark/>
          </w:tcPr>
          <w:p w14:paraId="0EF2497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July–August 2026</w:t>
            </w:r>
          </w:p>
        </w:tc>
      </w:tr>
      <w:tr w:rsidR="009F7B97" w:rsidRPr="00DB74A8" w14:paraId="05383955" w14:textId="77777777" w:rsidTr="009F7B97">
        <w:tc>
          <w:tcPr>
            <w:tcW w:w="0" w:type="auto"/>
            <w:hideMark/>
          </w:tcPr>
          <w:p w14:paraId="14ABBB1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6</w:t>
            </w:r>
          </w:p>
        </w:tc>
        <w:tc>
          <w:tcPr>
            <w:tcW w:w="0" w:type="auto"/>
            <w:hideMark/>
          </w:tcPr>
          <w:p w14:paraId="1B3554F9"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Thematic analysis and theme development</w:t>
            </w:r>
          </w:p>
        </w:tc>
        <w:tc>
          <w:tcPr>
            <w:tcW w:w="0" w:type="auto"/>
            <w:hideMark/>
          </w:tcPr>
          <w:p w14:paraId="6809925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3–4 weeks</w:t>
            </w:r>
          </w:p>
        </w:tc>
        <w:tc>
          <w:tcPr>
            <w:tcW w:w="0" w:type="auto"/>
            <w:hideMark/>
          </w:tcPr>
          <w:p w14:paraId="52403B85"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August 2026</w:t>
            </w:r>
          </w:p>
        </w:tc>
      </w:tr>
      <w:tr w:rsidR="009F7B97" w:rsidRPr="00DB74A8" w14:paraId="53ADF952" w14:textId="77777777" w:rsidTr="009F7B97">
        <w:tc>
          <w:tcPr>
            <w:tcW w:w="0" w:type="auto"/>
            <w:hideMark/>
          </w:tcPr>
          <w:p w14:paraId="58FC2774"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7</w:t>
            </w:r>
          </w:p>
        </w:tc>
        <w:tc>
          <w:tcPr>
            <w:tcW w:w="0" w:type="auto"/>
            <w:hideMark/>
          </w:tcPr>
          <w:p w14:paraId="5C82621C"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Results interpretation and governance framework refinement</w:t>
            </w:r>
          </w:p>
        </w:tc>
        <w:tc>
          <w:tcPr>
            <w:tcW w:w="0" w:type="auto"/>
            <w:hideMark/>
          </w:tcPr>
          <w:p w14:paraId="10FAA544"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3–4 weeks</w:t>
            </w:r>
          </w:p>
        </w:tc>
        <w:tc>
          <w:tcPr>
            <w:tcW w:w="0" w:type="auto"/>
            <w:hideMark/>
          </w:tcPr>
          <w:p w14:paraId="7AA2D40D"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August–September 2026</w:t>
            </w:r>
          </w:p>
        </w:tc>
      </w:tr>
      <w:tr w:rsidR="009F7B97" w:rsidRPr="00DB74A8" w14:paraId="2C3ECECB" w14:textId="77777777" w:rsidTr="009F7B97">
        <w:tc>
          <w:tcPr>
            <w:tcW w:w="0" w:type="auto"/>
            <w:hideMark/>
          </w:tcPr>
          <w:p w14:paraId="5442AFB5"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8</w:t>
            </w:r>
          </w:p>
        </w:tc>
        <w:tc>
          <w:tcPr>
            <w:tcW w:w="0" w:type="auto"/>
            <w:hideMark/>
          </w:tcPr>
          <w:p w14:paraId="1D5B8255"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Writing Chapter 4: Results and Analysis</w:t>
            </w:r>
          </w:p>
        </w:tc>
        <w:tc>
          <w:tcPr>
            <w:tcW w:w="0" w:type="auto"/>
            <w:hideMark/>
          </w:tcPr>
          <w:p w14:paraId="5AA3A69B"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3–4 weeks</w:t>
            </w:r>
          </w:p>
        </w:tc>
        <w:tc>
          <w:tcPr>
            <w:tcW w:w="0" w:type="auto"/>
            <w:hideMark/>
          </w:tcPr>
          <w:p w14:paraId="533B7D32"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September 2026</w:t>
            </w:r>
          </w:p>
        </w:tc>
      </w:tr>
      <w:tr w:rsidR="009F7B97" w:rsidRPr="00DB74A8" w14:paraId="6418B1E6" w14:textId="77777777" w:rsidTr="009F7B97">
        <w:tc>
          <w:tcPr>
            <w:tcW w:w="0" w:type="auto"/>
            <w:hideMark/>
          </w:tcPr>
          <w:p w14:paraId="008FFD3E"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lastRenderedPageBreak/>
              <w:t>9</w:t>
            </w:r>
          </w:p>
        </w:tc>
        <w:tc>
          <w:tcPr>
            <w:tcW w:w="0" w:type="auto"/>
            <w:hideMark/>
          </w:tcPr>
          <w:p w14:paraId="2EF2EF8B"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Writing Chapter 5: Discussion, Conclusions and Governance Framework</w:t>
            </w:r>
          </w:p>
        </w:tc>
        <w:tc>
          <w:tcPr>
            <w:tcW w:w="0" w:type="auto"/>
            <w:hideMark/>
          </w:tcPr>
          <w:p w14:paraId="38DC6DEE"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4–5 weeks</w:t>
            </w:r>
          </w:p>
        </w:tc>
        <w:tc>
          <w:tcPr>
            <w:tcW w:w="0" w:type="auto"/>
            <w:hideMark/>
          </w:tcPr>
          <w:p w14:paraId="7B721EE8"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September–October 2026</w:t>
            </w:r>
          </w:p>
        </w:tc>
      </w:tr>
      <w:tr w:rsidR="009F7B97" w:rsidRPr="00DB74A8" w14:paraId="0E7A6848" w14:textId="77777777" w:rsidTr="009F7B97">
        <w:tc>
          <w:tcPr>
            <w:tcW w:w="0" w:type="auto"/>
            <w:hideMark/>
          </w:tcPr>
          <w:p w14:paraId="226DBC11"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10</w:t>
            </w:r>
          </w:p>
        </w:tc>
        <w:tc>
          <w:tcPr>
            <w:tcW w:w="0" w:type="auto"/>
            <w:hideMark/>
          </w:tcPr>
          <w:p w14:paraId="66D4A726"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Final revision, proofreading and formatting</w:t>
            </w:r>
          </w:p>
        </w:tc>
        <w:tc>
          <w:tcPr>
            <w:tcW w:w="0" w:type="auto"/>
            <w:hideMark/>
          </w:tcPr>
          <w:p w14:paraId="071D47E2"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3–4 weeks</w:t>
            </w:r>
          </w:p>
        </w:tc>
        <w:tc>
          <w:tcPr>
            <w:tcW w:w="0" w:type="auto"/>
            <w:hideMark/>
          </w:tcPr>
          <w:p w14:paraId="095B4BDF"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October–November 2026</w:t>
            </w:r>
          </w:p>
        </w:tc>
      </w:tr>
      <w:tr w:rsidR="009F7B97" w:rsidRPr="00DB74A8" w14:paraId="22C7F055" w14:textId="77777777" w:rsidTr="009F7B97">
        <w:tc>
          <w:tcPr>
            <w:tcW w:w="0" w:type="auto"/>
            <w:hideMark/>
          </w:tcPr>
          <w:p w14:paraId="08FF4376"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11</w:t>
            </w:r>
          </w:p>
        </w:tc>
        <w:tc>
          <w:tcPr>
            <w:tcW w:w="0" w:type="auto"/>
            <w:hideMark/>
          </w:tcPr>
          <w:p w14:paraId="43CBCD46"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Submission</w:t>
            </w:r>
          </w:p>
        </w:tc>
        <w:tc>
          <w:tcPr>
            <w:tcW w:w="0" w:type="auto"/>
            <w:hideMark/>
          </w:tcPr>
          <w:p w14:paraId="7C8ED43D"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Target: November 2026 (contingency: December 2026)</w:t>
            </w:r>
          </w:p>
        </w:tc>
        <w:tc>
          <w:tcPr>
            <w:tcW w:w="0" w:type="auto"/>
            <w:hideMark/>
          </w:tcPr>
          <w:p w14:paraId="0E7111E3" w14:textId="77777777" w:rsidR="009F7B97" w:rsidRPr="00DB74A8" w:rsidRDefault="009F7B97" w:rsidP="00DB74A8">
            <w:pPr>
              <w:spacing w:before="240" w:after="240" w:line="360" w:lineRule="auto"/>
              <w:jc w:val="both"/>
              <w:rPr>
                <w:color w:val="000000" w:themeColor="text1"/>
                <w:lang w:val="en-ZA"/>
              </w:rPr>
            </w:pPr>
            <w:r>
              <w:rPr>
                <w:color w:val="000000" w:themeColor="text1"/>
                <w:lang w:val="en-ZA"/>
              </w:rPr>
              <w:t>November–December 2026</w:t>
            </w:r>
          </w:p>
        </w:tc>
      </w:tr>
    </w:tbl>
    <w:p w14:paraId="01390E79" w14:textId="77777777" w:rsidR="001832E0" w:rsidRPr="00DB74A8" w:rsidRDefault="001832E0" w:rsidP="00DB74A8">
      <w:pPr>
        <w:spacing w:before="240" w:after="240" w:line="360" w:lineRule="auto"/>
        <w:jc w:val="both"/>
        <w:rPr>
          <w:color w:val="000000" w:themeColor="text1"/>
        </w:rPr>
      </w:pPr>
    </w:p>
    <w:p w14:paraId="102354A1" w14:textId="77777777" w:rsidR="001832E0" w:rsidRPr="00DB74A8" w:rsidRDefault="001832E0" w:rsidP="00DB74A8">
      <w:pPr>
        <w:spacing w:before="240" w:after="240" w:line="360" w:lineRule="auto"/>
        <w:jc w:val="both"/>
        <w:rPr>
          <w:color w:val="000000" w:themeColor="text1"/>
        </w:rPr>
      </w:pPr>
    </w:p>
    <w:p w14:paraId="36726B85" w14:textId="77777777" w:rsidR="001832E0" w:rsidRPr="00DB74A8" w:rsidRDefault="001832E0" w:rsidP="00DB74A8">
      <w:pPr>
        <w:spacing w:before="240" w:after="240" w:line="360" w:lineRule="auto"/>
        <w:jc w:val="both"/>
        <w:rPr>
          <w:color w:val="000000" w:themeColor="text1"/>
        </w:rPr>
      </w:pPr>
    </w:p>
    <w:p w14:paraId="5E93AEA6" w14:textId="77777777" w:rsidR="001832E0" w:rsidRPr="00DB74A8" w:rsidRDefault="001832E0" w:rsidP="00DB74A8">
      <w:pPr>
        <w:spacing w:before="240" w:after="240" w:line="360" w:lineRule="auto"/>
        <w:jc w:val="both"/>
        <w:rPr>
          <w:color w:val="000000" w:themeColor="text1"/>
        </w:rPr>
      </w:pPr>
    </w:p>
    <w:p w14:paraId="629FEE45" w14:textId="77777777" w:rsidR="001832E0" w:rsidRPr="00DB74A8" w:rsidRDefault="001832E0" w:rsidP="00DB74A8">
      <w:pPr>
        <w:spacing w:line="360" w:lineRule="auto"/>
        <w:jc w:val="both"/>
        <w:rPr>
          <w:color w:val="000000" w:themeColor="text1"/>
        </w:rPr>
      </w:pPr>
    </w:p>
    <w:sectPr w:rsidR="001832E0" w:rsidRPr="00DB74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B4DAC2-9FE9-4171-A754-56FDF87EA3BE}"/>
    <w:embedItalic r:id="rId2" w:fontKey="{78E69B64-C395-4F62-9EB0-2A5A93E6C96F}"/>
  </w:font>
  <w:font w:name="Cambria">
    <w:panose1 w:val="02040503050406030204"/>
    <w:charset w:val="00"/>
    <w:family w:val="roman"/>
    <w:pitch w:val="variable"/>
    <w:sig w:usb0="E00006FF" w:usb1="420024FF" w:usb2="02000000" w:usb3="00000000" w:csb0="0000019F" w:csb1="00000000"/>
    <w:embedRegular r:id="rId3" w:fontKey="{F038128B-8002-4427-B4AE-D0577E6C39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2E0F"/>
    <w:multiLevelType w:val="multilevel"/>
    <w:tmpl w:val="753AAC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BA7460F"/>
    <w:multiLevelType w:val="multilevel"/>
    <w:tmpl w:val="E2C67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B8E275A"/>
    <w:multiLevelType w:val="multilevel"/>
    <w:tmpl w:val="B882E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D82449D"/>
    <w:multiLevelType w:val="hybridMultilevel"/>
    <w:tmpl w:val="ED30D5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36529357">
    <w:abstractNumId w:val="0"/>
  </w:num>
  <w:num w:numId="2" w16cid:durableId="2113283731">
    <w:abstractNumId w:val="2"/>
  </w:num>
  <w:num w:numId="3" w16cid:durableId="2142071206">
    <w:abstractNumId w:val="1"/>
  </w:num>
  <w:num w:numId="4" w16cid:durableId="44570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2E0"/>
    <w:rsid w:val="000448B6"/>
    <w:rsid w:val="000516DA"/>
    <w:rsid w:val="000A0A53"/>
    <w:rsid w:val="000B7D5C"/>
    <w:rsid w:val="001832E0"/>
    <w:rsid w:val="00192C32"/>
    <w:rsid w:val="001C0293"/>
    <w:rsid w:val="002610CB"/>
    <w:rsid w:val="002A5BD0"/>
    <w:rsid w:val="003C5ECF"/>
    <w:rsid w:val="004A1BB3"/>
    <w:rsid w:val="00556DB2"/>
    <w:rsid w:val="0075092C"/>
    <w:rsid w:val="008A3469"/>
    <w:rsid w:val="00952CE4"/>
    <w:rsid w:val="00974BF3"/>
    <w:rsid w:val="009A5EA7"/>
    <w:rsid w:val="009F7B97"/>
    <w:rsid w:val="00B73279"/>
    <w:rsid w:val="00CA1799"/>
    <w:rsid w:val="00D23D04"/>
    <w:rsid w:val="00D64557"/>
    <w:rsid w:val="00DB74A8"/>
    <w:rsid w:val="00DC4AAE"/>
    <w:rsid w:val="00F81D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CA78"/>
  <w15:docId w15:val="{92D57766-AD11-48C8-A1DB-50666B45F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Light">
    <w:name w:val="Grid Table Light"/>
    <w:basedOn w:val="TableNormal"/>
    <w:uiPriority w:val="40"/>
    <w:rsid w:val="003C5EC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C4AAE"/>
    <w:pPr>
      <w:ind w:left="720"/>
      <w:contextualSpacing/>
    </w:pPr>
  </w:style>
  <w:style w:type="table" w:styleId="PlainTable5">
    <w:name w:val="Plain Table 5"/>
    <w:basedOn w:val="TableNormal"/>
    <w:uiPriority w:val="45"/>
    <w:rsid w:val="00F81D6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F81D6E"/>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F81D6E"/>
    <w:pPr>
      <w:spacing w:after="100"/>
    </w:pPr>
  </w:style>
  <w:style w:type="paragraph" w:styleId="TOC2">
    <w:name w:val="toc 2"/>
    <w:basedOn w:val="Normal"/>
    <w:next w:val="Normal"/>
    <w:autoRedefine/>
    <w:uiPriority w:val="39"/>
    <w:unhideWhenUsed/>
    <w:rsid w:val="00F81D6E"/>
    <w:pPr>
      <w:spacing w:after="100"/>
      <w:ind w:left="220"/>
    </w:pPr>
  </w:style>
  <w:style w:type="paragraph" w:styleId="TOC3">
    <w:name w:val="toc 3"/>
    <w:basedOn w:val="Normal"/>
    <w:next w:val="Normal"/>
    <w:autoRedefine/>
    <w:uiPriority w:val="39"/>
    <w:unhideWhenUsed/>
    <w:rsid w:val="00F81D6E"/>
    <w:pPr>
      <w:spacing w:after="100"/>
      <w:ind w:left="440"/>
    </w:pPr>
  </w:style>
  <w:style w:type="character" w:styleId="Hyperlink">
    <w:name w:val="Hyperlink"/>
    <w:basedOn w:val="DefaultParagraphFont"/>
    <w:uiPriority w:val="99"/>
    <w:unhideWhenUsed/>
    <w:rsid w:val="00F81D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76</Pages>
  <Words>24389</Words>
  <Characters>139023</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Graham Katana</cp:lastModifiedBy>
  <cp:revision>22</cp:revision>
  <dcterms:created xsi:type="dcterms:W3CDTF">2026-05-08T10:56:00Z</dcterms:created>
  <dcterms:modified xsi:type="dcterms:W3CDTF">2026-05-08T15:17:00Z</dcterms:modified>
</cp:coreProperties>
</file>